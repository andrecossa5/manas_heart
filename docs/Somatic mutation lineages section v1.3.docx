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F0725" w14:textId="38B53BE0" w:rsidR="0033325A" w:rsidRDefault="6A8A081B" w:rsidP="12DBB378">
      <w:pPr>
        <w:pBdr>
          <w:top w:val="nil"/>
          <w:left w:val="nil"/>
          <w:bottom w:val="nil"/>
          <w:right w:val="nil"/>
          <w:between w:val="nil"/>
        </w:pBdr>
        <w:spacing w:after="0" w:line="288" w:lineRule="auto"/>
        <w:jc w:val="both"/>
        <w:rPr>
          <w:ins w:id="0" w:author="Andrea Cossa" w:date="2026-09-22T12:36:00Z" w16du:dateUtc="2026-09-22T11:36:00Z"/>
          <w:rFonts w:ascii="Arial" w:eastAsia="Arial" w:hAnsi="Arial" w:cs="Arial"/>
          <w:color w:val="000000" w:themeColor="text1"/>
        </w:rPr>
      </w:pPr>
      <w:r w:rsidRPr="12DBB378">
        <w:rPr>
          <w:rFonts w:ascii="Arial" w:eastAsia="Arial" w:hAnsi="Arial" w:cs="Arial"/>
          <w:color w:val="000000" w:themeColor="text1"/>
        </w:rPr>
        <w:t>Genetic lineage tracing in the developing heart has shaped our understanding of the different cell populations that make up the mammalian heart. Beyond the identification of the FHF and the SHF, recent advances have uncovered a third major contributing population to the developing mammalian heart, the JCF.</w:t>
      </w:r>
      <w:ins w:id="1" w:author="Andrea Cossa" w:date="2026-09-22T12:17:00Z" w16du:dateUtc="2026-09-22T11:17:00Z">
        <w:r w:rsidR="00FE79FA">
          <w:rPr>
            <w:rFonts w:ascii="Arial" w:eastAsia="Arial" w:hAnsi="Arial" w:cs="Arial"/>
            <w:color w:val="000000" w:themeColor="text1"/>
          </w:rPr>
          <w:t xml:space="preserve"> </w:t>
        </w:r>
      </w:ins>
      <w:ins w:id="2" w:author="Andrea Cossa" w:date="2026-09-22T12:18:00Z" w16du:dateUtc="2026-09-22T11:18:00Z">
        <w:r w:rsidR="00FE79FA">
          <w:rPr>
            <w:rFonts w:ascii="Arial" w:eastAsia="Arial" w:hAnsi="Arial" w:cs="Arial"/>
            <w:color w:val="000000" w:themeColor="text1"/>
          </w:rPr>
          <w:t xml:space="preserve">Unfortunately, </w:t>
        </w:r>
      </w:ins>
      <w:ins w:id="3" w:author="Andrea Cossa" w:date="2026-09-22T12:19:00Z" w16du:dateUtc="2026-09-22T11:19:00Z">
        <w:r w:rsidR="00FE79FA">
          <w:rPr>
            <w:rFonts w:ascii="Arial" w:eastAsia="Arial" w:hAnsi="Arial" w:cs="Arial"/>
            <w:color w:val="000000" w:themeColor="text1"/>
          </w:rPr>
          <w:t>th</w:t>
        </w:r>
      </w:ins>
      <w:ins w:id="4" w:author="Andrea Cossa" w:date="2026-09-22T12:21:00Z" w16du:dateUtc="2026-09-22T11:21:00Z">
        <w:r w:rsidR="00717096">
          <w:rPr>
            <w:rFonts w:ascii="Arial" w:eastAsia="Arial" w:hAnsi="Arial" w:cs="Arial"/>
            <w:color w:val="000000" w:themeColor="text1"/>
          </w:rPr>
          <w:t xml:space="preserve">ese </w:t>
        </w:r>
      </w:ins>
      <w:ins w:id="5" w:author="Andrea Cossa" w:date="2026-09-22T12:22:00Z" w16du:dateUtc="2026-09-22T11:22:00Z">
        <w:r w:rsidR="00717096">
          <w:rPr>
            <w:rFonts w:ascii="Arial" w:eastAsia="Arial" w:hAnsi="Arial" w:cs="Arial"/>
            <w:color w:val="000000" w:themeColor="text1"/>
          </w:rPr>
          <w:t>lineage tracing</w:t>
        </w:r>
      </w:ins>
      <w:ins w:id="6" w:author="Andrea Cossa" w:date="2026-09-22T12:21:00Z" w16du:dateUtc="2026-09-22T11:21:00Z">
        <w:r w:rsidR="00717096">
          <w:rPr>
            <w:rFonts w:ascii="Arial" w:eastAsia="Arial" w:hAnsi="Arial" w:cs="Arial"/>
            <w:color w:val="000000" w:themeColor="text1"/>
          </w:rPr>
          <w:t xml:space="preserve"> approaches</w:t>
        </w:r>
      </w:ins>
      <w:ins w:id="7" w:author="Andrea Cossa" w:date="2026-09-22T12:19:00Z" w16du:dateUtc="2026-09-22T11:19:00Z">
        <w:r w:rsidR="00FE79FA">
          <w:rPr>
            <w:rFonts w:ascii="Arial" w:eastAsia="Arial" w:hAnsi="Arial" w:cs="Arial"/>
            <w:color w:val="000000" w:themeColor="text1"/>
          </w:rPr>
          <w:t xml:space="preserve"> </w:t>
        </w:r>
      </w:ins>
      <w:ins w:id="8" w:author="Andrea Cossa" w:date="2026-09-22T12:26:00Z" w16du:dateUtc="2026-09-22T11:26:00Z">
        <w:r w:rsidR="00934D47">
          <w:rPr>
            <w:rFonts w:ascii="Arial" w:eastAsia="Arial" w:hAnsi="Arial" w:cs="Arial"/>
            <w:color w:val="000000" w:themeColor="text1"/>
          </w:rPr>
          <w:t>require</w:t>
        </w:r>
      </w:ins>
      <w:ins w:id="9" w:author="Andrea Cossa" w:date="2026-09-22T12:22:00Z" w16du:dateUtc="2026-09-22T11:22:00Z">
        <w:r w:rsidR="00717096">
          <w:rPr>
            <w:rFonts w:ascii="Arial" w:eastAsia="Arial" w:hAnsi="Arial" w:cs="Arial"/>
            <w:color w:val="000000" w:themeColor="text1"/>
          </w:rPr>
          <w:t xml:space="preserve"> cell engineering</w:t>
        </w:r>
      </w:ins>
      <w:ins w:id="10" w:author="Andrea Cossa" w:date="2026-09-22T12:26:00Z" w16du:dateUtc="2026-09-22T11:26:00Z">
        <w:r w:rsidR="00934D47">
          <w:rPr>
            <w:rFonts w:ascii="Arial" w:eastAsia="Arial" w:hAnsi="Arial" w:cs="Arial"/>
            <w:color w:val="000000" w:themeColor="text1"/>
          </w:rPr>
          <w:t xml:space="preserve">, </w:t>
        </w:r>
      </w:ins>
      <w:ins w:id="11" w:author="Andrea Cossa" w:date="2026-09-22T12:25:00Z" w16du:dateUtc="2026-09-22T11:25:00Z">
        <w:r w:rsidR="00934D47">
          <w:rPr>
            <w:rFonts w:ascii="Arial" w:eastAsia="Arial" w:hAnsi="Arial" w:cs="Arial"/>
            <w:color w:val="000000" w:themeColor="text1"/>
          </w:rPr>
          <w:t>and thus</w:t>
        </w:r>
      </w:ins>
      <w:ins w:id="12" w:author="Andrea Cossa" w:date="2026-09-22T12:26:00Z" w16du:dateUtc="2026-09-22T11:26:00Z">
        <w:r w:rsidR="00934D47">
          <w:rPr>
            <w:rFonts w:ascii="Arial" w:eastAsia="Arial" w:hAnsi="Arial" w:cs="Arial"/>
            <w:color w:val="000000" w:themeColor="text1"/>
          </w:rPr>
          <w:t xml:space="preserve"> </w:t>
        </w:r>
      </w:ins>
      <w:ins w:id="13" w:author="Andrea Cossa" w:date="2026-09-22T12:28:00Z" w16du:dateUtc="2026-09-22T11:28:00Z">
        <w:r w:rsidR="00C61837">
          <w:rPr>
            <w:rFonts w:ascii="Arial" w:eastAsia="Arial" w:hAnsi="Arial" w:cs="Arial"/>
            <w:color w:val="000000" w:themeColor="text1"/>
          </w:rPr>
          <w:t xml:space="preserve">are not amenable for </w:t>
        </w:r>
      </w:ins>
      <w:ins w:id="14" w:author="Andrea Cossa" w:date="2026-09-22T12:32:00Z" w16du:dateUtc="2026-09-22T11:32:00Z">
        <w:r w:rsidR="00BF58DD">
          <w:rPr>
            <w:rFonts w:ascii="Arial" w:eastAsia="Arial" w:hAnsi="Arial" w:cs="Arial"/>
            <w:color w:val="000000" w:themeColor="text1"/>
          </w:rPr>
          <w:t xml:space="preserve">studying </w:t>
        </w:r>
      </w:ins>
      <w:ins w:id="15" w:author="Andrea Cossa" w:date="2026-09-22T12:28:00Z" w16du:dateUtc="2026-09-22T11:28:00Z">
        <w:r w:rsidR="00C61837">
          <w:rPr>
            <w:rFonts w:ascii="Arial" w:eastAsia="Arial" w:hAnsi="Arial" w:cs="Arial"/>
            <w:color w:val="000000" w:themeColor="text1"/>
          </w:rPr>
          <w:t>cell lineages</w:t>
        </w:r>
      </w:ins>
      <w:ins w:id="16" w:author="Andrea Cossa" w:date="2026-09-22T12:32:00Z" w16du:dateUtc="2026-09-22T11:32:00Z">
        <w:r w:rsidR="00BF58DD">
          <w:rPr>
            <w:rFonts w:ascii="Arial" w:eastAsia="Arial" w:hAnsi="Arial" w:cs="Arial"/>
            <w:color w:val="000000" w:themeColor="text1"/>
          </w:rPr>
          <w:t xml:space="preserve"> directly</w:t>
        </w:r>
      </w:ins>
      <w:ins w:id="17" w:author="Andrea Cossa" w:date="2026-09-22T12:28:00Z" w16du:dateUtc="2026-09-22T11:28:00Z">
        <w:r w:rsidR="00C61837">
          <w:rPr>
            <w:rFonts w:ascii="Arial" w:eastAsia="Arial" w:hAnsi="Arial" w:cs="Arial"/>
            <w:color w:val="000000" w:themeColor="text1"/>
          </w:rPr>
          <w:t xml:space="preserve"> </w:t>
        </w:r>
      </w:ins>
      <w:ins w:id="18" w:author="Andrea Cossa" w:date="2026-09-22T12:29:00Z" w16du:dateUtc="2026-09-22T11:29:00Z">
        <w:r w:rsidR="00C61837">
          <w:rPr>
            <w:rFonts w:ascii="Arial" w:eastAsia="Arial" w:hAnsi="Arial" w:cs="Arial"/>
            <w:color w:val="000000" w:themeColor="text1"/>
          </w:rPr>
          <w:t xml:space="preserve">in </w:t>
        </w:r>
      </w:ins>
      <w:ins w:id="19" w:author="Andrea Cossa" w:date="2026-09-22T12:28:00Z" w16du:dateUtc="2026-09-22T11:28:00Z">
        <w:r w:rsidR="00C61837">
          <w:rPr>
            <w:rFonts w:ascii="Arial" w:eastAsia="Arial" w:hAnsi="Arial" w:cs="Arial"/>
            <w:color w:val="000000" w:themeColor="text1"/>
          </w:rPr>
          <w:t>huma</w:t>
        </w:r>
      </w:ins>
      <w:ins w:id="20" w:author="Andrea Cossa" w:date="2026-09-22T15:40:00Z" w16du:dateUtc="2026-09-22T14:40:00Z">
        <w:r w:rsidR="00F70202">
          <w:rPr>
            <w:rFonts w:ascii="Arial" w:eastAsia="Arial" w:hAnsi="Arial" w:cs="Arial"/>
            <w:color w:val="000000" w:themeColor="text1"/>
          </w:rPr>
          <w:t>ns</w:t>
        </w:r>
      </w:ins>
      <w:ins w:id="21" w:author="Andrea Cossa" w:date="2026-09-22T12:28:00Z" w16du:dateUtc="2026-09-22T11:28:00Z">
        <w:r w:rsidR="00C61837">
          <w:rPr>
            <w:rFonts w:ascii="Arial" w:eastAsia="Arial" w:hAnsi="Arial" w:cs="Arial"/>
            <w:color w:val="000000" w:themeColor="text1"/>
          </w:rPr>
          <w:t>.</w:t>
        </w:r>
      </w:ins>
      <w:ins w:id="22" w:author="Andrea Cossa" w:date="2026-09-22T12:29:00Z" w16du:dateUtc="2026-09-22T11:29:00Z">
        <w:r w:rsidR="00006DAC">
          <w:rPr>
            <w:rFonts w:ascii="Arial" w:eastAsia="Arial" w:hAnsi="Arial" w:cs="Arial"/>
            <w:color w:val="000000" w:themeColor="text1"/>
          </w:rPr>
          <w:t xml:space="preserve"> </w:t>
        </w:r>
      </w:ins>
      <w:ins w:id="23" w:author="Andrea Cossa" w:date="2026-09-22T12:35:00Z" w16du:dateUtc="2026-09-22T11:35:00Z">
        <w:r w:rsidR="0033325A">
          <w:rPr>
            <w:rFonts w:ascii="Arial" w:eastAsia="Arial" w:hAnsi="Arial" w:cs="Arial"/>
            <w:color w:val="000000" w:themeColor="text1"/>
          </w:rPr>
          <w:t>To this</w:t>
        </w:r>
      </w:ins>
      <w:ins w:id="24" w:author="Andrea Cossa" w:date="2026-09-22T23:48:00Z" w16du:dateUtc="2026-09-22T22:48:00Z">
        <w:r w:rsidR="00E11E1B">
          <w:rPr>
            <w:rFonts w:ascii="Arial" w:eastAsia="Arial" w:hAnsi="Arial" w:cs="Arial"/>
            <w:color w:val="000000" w:themeColor="text1"/>
          </w:rPr>
          <w:t xml:space="preserve"> end</w:t>
        </w:r>
      </w:ins>
      <w:ins w:id="25" w:author="Andrea Cossa" w:date="2026-09-22T12:35:00Z" w16du:dateUtc="2026-09-22T11:35:00Z">
        <w:r w:rsidR="0033325A">
          <w:rPr>
            <w:rFonts w:ascii="Arial" w:eastAsia="Arial" w:hAnsi="Arial" w:cs="Arial"/>
            <w:color w:val="000000" w:themeColor="text1"/>
          </w:rPr>
          <w:t xml:space="preserve">, endogenous lineage markers are needed. </w:t>
        </w:r>
      </w:ins>
    </w:p>
    <w:p w14:paraId="430283F6" w14:textId="7AF34822" w:rsidR="003444B6" w:rsidRPr="00062F0F" w:rsidDel="005E01E5" w:rsidRDefault="6A8A081B" w:rsidP="005E01E5">
      <w:pPr>
        <w:pBdr>
          <w:top w:val="nil"/>
          <w:left w:val="nil"/>
          <w:bottom w:val="nil"/>
          <w:right w:val="nil"/>
          <w:between w:val="nil"/>
        </w:pBdr>
        <w:spacing w:after="0" w:line="288" w:lineRule="auto"/>
        <w:jc w:val="both"/>
        <w:rPr>
          <w:del w:id="26" w:author="Andrea Cossa" w:date="2026-09-22T23:38:00Z" w16du:dateUtc="2026-09-22T22:38:00Z"/>
          <w:rFonts w:ascii="Arial" w:eastAsia="Arial" w:hAnsi="Arial" w:cs="Arial"/>
          <w:color w:val="000000" w:themeColor="text1"/>
          <w:rPrChange w:id="27" w:author="Andrea Cossa" w:date="2026-09-22T11:45:00Z" w16du:dateUtc="2026-09-22T10:45:00Z">
            <w:rPr>
              <w:del w:id="28" w:author="Andrea Cossa" w:date="2026-09-22T23:38:00Z" w16du:dateUtc="2026-09-22T22:38:00Z"/>
            </w:rPr>
          </w:rPrChange>
        </w:rPr>
        <w:pPrChange w:id="29" w:author="Andrea Cossa" w:date="2026-09-22T23:38:00Z" w16du:dateUtc="2026-09-22T22:38:00Z">
          <w:pPr>
            <w:pBdr>
              <w:top w:val="nil"/>
              <w:left w:val="nil"/>
              <w:bottom w:val="nil"/>
              <w:right w:val="nil"/>
              <w:between w:val="nil"/>
            </w:pBdr>
            <w:spacing w:after="0" w:line="288" w:lineRule="auto"/>
            <w:jc w:val="both"/>
          </w:pPr>
        </w:pPrChange>
      </w:pPr>
      <w:del w:id="30" w:author="Andrea Cossa" w:date="2026-09-22T12:17:00Z" w16du:dateUtc="2026-09-22T11:17:00Z">
        <w:r w:rsidRPr="12DBB378" w:rsidDel="00FE79FA">
          <w:rPr>
            <w:rFonts w:ascii="Arial" w:eastAsia="Arial" w:hAnsi="Arial" w:cs="Arial"/>
            <w:color w:val="000000" w:themeColor="text1"/>
          </w:rPr>
          <w:delText xml:space="preserve"> </w:delText>
        </w:r>
      </w:del>
      <w:del w:id="31" w:author="Andrea Cossa" w:date="2026-09-22T12:20:00Z" w16du:dateUtc="2026-09-22T11:20:00Z">
        <w:r w:rsidRPr="12DBB378" w:rsidDel="00FE79FA">
          <w:rPr>
            <w:rFonts w:ascii="Arial" w:eastAsia="Arial" w:hAnsi="Arial" w:cs="Arial"/>
            <w:color w:val="000000" w:themeColor="text1"/>
          </w:rPr>
          <w:delText xml:space="preserve">Studying cell lineages in-vivo during embryonic human development is not compatible with such genetic tools, so extensively used in animal models to map cardiac progenitors and their </w:delText>
        </w:r>
        <w:r w:rsidR="39EF60C4" w:rsidRPr="12DBB378" w:rsidDel="00FE79FA">
          <w:rPr>
            <w:rFonts w:ascii="Arial" w:eastAsia="Arial" w:hAnsi="Arial" w:cs="Arial"/>
            <w:color w:val="000000" w:themeColor="text1"/>
          </w:rPr>
          <w:delText>progeny</w:delText>
        </w:r>
        <w:r w:rsidRPr="12DBB378" w:rsidDel="00FE79FA">
          <w:rPr>
            <w:rFonts w:ascii="Arial" w:eastAsia="Arial" w:hAnsi="Arial" w:cs="Arial"/>
            <w:color w:val="000000" w:themeColor="text1"/>
          </w:rPr>
          <w:delText>.</w:delText>
        </w:r>
        <w:r w:rsidR="22A9D8A5" w:rsidRPr="12DBB378" w:rsidDel="00FE79FA">
          <w:rPr>
            <w:rFonts w:ascii="Arial" w:eastAsia="Arial" w:hAnsi="Arial" w:cs="Arial"/>
            <w:color w:val="000000" w:themeColor="text1"/>
          </w:rPr>
          <w:delText xml:space="preserve"> </w:delText>
        </w:r>
      </w:del>
      <w:ins w:id="32" w:author="Andrea Cossa" w:date="2026-09-22T11:37:00Z" w16du:dateUtc="2026-09-22T10:37:00Z">
        <w:r w:rsidR="00CF1DBC">
          <w:rPr>
            <w:rFonts w:ascii="Arial" w:eastAsia="Arial" w:hAnsi="Arial" w:cs="Arial"/>
            <w:color w:val="000000" w:themeColor="text1"/>
          </w:rPr>
          <w:t>F</w:t>
        </w:r>
        <w:r w:rsidR="00CF1DBC">
          <w:rPr>
            <w:rFonts w:ascii="Arial" w:eastAsia="Arial" w:hAnsi="Arial" w:cs="Arial"/>
            <w:color w:val="000000" w:themeColor="text1"/>
          </w:rPr>
          <w:t>rom fertilization onwards</w:t>
        </w:r>
        <w:r w:rsidR="00CF1DBC">
          <w:rPr>
            <w:rFonts w:ascii="Arial" w:eastAsia="Arial" w:hAnsi="Arial" w:cs="Arial"/>
            <w:color w:val="000000" w:themeColor="text1"/>
          </w:rPr>
          <w:t>,</w:t>
        </w:r>
        <w:r w:rsidR="00CF1DBC">
          <w:rPr>
            <w:rFonts w:ascii="Arial" w:eastAsia="Arial" w:hAnsi="Arial" w:cs="Arial"/>
            <w:color w:val="000000" w:themeColor="text1"/>
          </w:rPr>
          <w:t xml:space="preserve"> </w:t>
        </w:r>
        <w:r w:rsidR="00CF1DBC">
          <w:rPr>
            <w:rFonts w:ascii="Arial" w:eastAsia="Arial" w:hAnsi="Arial" w:cs="Arial"/>
            <w:color w:val="000000" w:themeColor="text1"/>
          </w:rPr>
          <w:t>s</w:t>
        </w:r>
      </w:ins>
      <w:del w:id="33" w:author="Andrea Cossa" w:date="2026-09-22T11:37:00Z" w16du:dateUtc="2026-09-22T10:37:00Z">
        <w:r w:rsidRPr="12DBB378" w:rsidDel="00CF1DBC">
          <w:rPr>
            <w:rFonts w:ascii="Arial" w:eastAsia="Arial" w:hAnsi="Arial" w:cs="Arial"/>
            <w:color w:val="000000" w:themeColor="text1"/>
          </w:rPr>
          <w:delText>S</w:delText>
        </w:r>
      </w:del>
      <w:r w:rsidRPr="12DBB378">
        <w:rPr>
          <w:rFonts w:ascii="Arial" w:eastAsia="Arial" w:hAnsi="Arial" w:cs="Arial"/>
          <w:color w:val="000000" w:themeColor="text1"/>
        </w:rPr>
        <w:t xml:space="preserve">omatic mutations naturally occur </w:t>
      </w:r>
      <w:del w:id="34" w:author="Andrea Cossa" w:date="2026-09-22T11:30:00Z" w16du:dateUtc="2026-09-22T10:30:00Z">
        <w:r w:rsidRPr="12DBB378" w:rsidDel="00471AEE">
          <w:rPr>
            <w:rFonts w:ascii="Arial" w:eastAsia="Arial" w:hAnsi="Arial" w:cs="Arial"/>
            <w:color w:val="000000" w:themeColor="text1"/>
          </w:rPr>
          <w:delText xml:space="preserve">during </w:delText>
        </w:r>
      </w:del>
      <w:ins w:id="35" w:author="Andrea Cossa" w:date="2026-09-22T11:32:00Z" w16du:dateUtc="2026-09-22T10:32:00Z">
        <w:r w:rsidR="00471AEE">
          <w:rPr>
            <w:rFonts w:ascii="Arial" w:eastAsia="Arial" w:hAnsi="Arial" w:cs="Arial"/>
            <w:color w:val="000000" w:themeColor="text1"/>
          </w:rPr>
          <w:t xml:space="preserve">in every cell of the human </w:t>
        </w:r>
      </w:ins>
      <w:ins w:id="36" w:author="Andrea Cossa" w:date="2026-09-22T11:36:00Z" w16du:dateUtc="2026-09-22T10:36:00Z">
        <w:r w:rsidR="00CF1DBC">
          <w:rPr>
            <w:rFonts w:ascii="Arial" w:eastAsia="Arial" w:hAnsi="Arial" w:cs="Arial"/>
            <w:color w:val="000000" w:themeColor="text1"/>
          </w:rPr>
          <w:t>body</w:t>
        </w:r>
      </w:ins>
      <w:ins w:id="37" w:author="Andrea Cossa" w:date="2026-09-22T11:38:00Z" w16du:dateUtc="2026-09-22T10:38:00Z">
        <w:r w:rsidR="00CF1DBC">
          <w:rPr>
            <w:rFonts w:ascii="Arial" w:eastAsia="Arial" w:hAnsi="Arial" w:cs="Arial"/>
            <w:color w:val="000000" w:themeColor="text1"/>
          </w:rPr>
          <w:t xml:space="preserve">, </w:t>
        </w:r>
      </w:ins>
      <w:ins w:id="38" w:author="Andrea Cossa" w:date="2026-09-22T11:40:00Z" w16du:dateUtc="2026-09-22T10:40:00Z">
        <w:r w:rsidR="00BF524E">
          <w:rPr>
            <w:rFonts w:ascii="Arial" w:eastAsia="Arial" w:hAnsi="Arial" w:cs="Arial"/>
            <w:color w:val="000000" w:themeColor="text1"/>
          </w:rPr>
          <w:t>recording</w:t>
        </w:r>
      </w:ins>
      <w:ins w:id="39" w:author="Andrea Cossa" w:date="2026-09-22T23:36:00Z" w16du:dateUtc="2026-09-22T22:36:00Z">
        <w:r w:rsidR="00AF6D2D">
          <w:rPr>
            <w:rFonts w:ascii="Arial" w:eastAsia="Arial" w:hAnsi="Arial" w:cs="Arial"/>
            <w:color w:val="000000" w:themeColor="text1"/>
          </w:rPr>
          <w:t xml:space="preserve"> </w:t>
        </w:r>
      </w:ins>
      <w:ins w:id="40" w:author="Andrea Cossa" w:date="2026-09-22T11:40:00Z" w16du:dateUtc="2026-09-22T10:40:00Z">
        <w:r w:rsidR="00BF524E">
          <w:rPr>
            <w:rFonts w:ascii="Arial" w:eastAsia="Arial" w:hAnsi="Arial" w:cs="Arial"/>
            <w:color w:val="000000" w:themeColor="text1"/>
          </w:rPr>
          <w:t>cell division</w:t>
        </w:r>
      </w:ins>
      <w:ins w:id="41" w:author="Andrea Cossa" w:date="2026-09-22T23:36:00Z" w16du:dateUtc="2026-09-22T22:36:00Z">
        <w:r w:rsidR="00AF6D2D">
          <w:rPr>
            <w:rFonts w:ascii="Arial" w:eastAsia="Arial" w:hAnsi="Arial" w:cs="Arial"/>
            <w:color w:val="000000" w:themeColor="text1"/>
          </w:rPr>
          <w:t xml:space="preserve"> </w:t>
        </w:r>
        <w:r w:rsidR="00AF6D2D">
          <w:rPr>
            <w:rFonts w:ascii="Arial" w:eastAsia="Arial" w:hAnsi="Arial" w:cs="Arial"/>
            <w:color w:val="000000" w:themeColor="text1"/>
          </w:rPr>
          <w:t>history</w:t>
        </w:r>
      </w:ins>
      <w:ins w:id="42" w:author="Andrea Cossa" w:date="2026-09-22T11:41:00Z" w16du:dateUtc="2026-09-22T10:41:00Z">
        <w:r w:rsidR="00BF524E">
          <w:rPr>
            <w:rFonts w:ascii="Arial" w:eastAsia="Arial" w:hAnsi="Arial" w:cs="Arial"/>
            <w:color w:val="000000" w:themeColor="text1"/>
          </w:rPr>
          <w:t xml:space="preserve"> across</w:t>
        </w:r>
      </w:ins>
      <w:ins w:id="43" w:author="Andrea Cossa" w:date="2026-09-22T23:36:00Z" w16du:dateUtc="2026-09-22T22:36:00Z">
        <w:r w:rsidR="00AF6D2D">
          <w:rPr>
            <w:rFonts w:ascii="Arial" w:eastAsia="Arial" w:hAnsi="Arial" w:cs="Arial"/>
            <w:color w:val="000000" w:themeColor="text1"/>
          </w:rPr>
          <w:t xml:space="preserve"> </w:t>
        </w:r>
      </w:ins>
      <w:ins w:id="44" w:author="Andrea Cossa" w:date="2026-09-22T11:41:00Z" w16du:dateUtc="2026-09-22T10:41:00Z">
        <w:r w:rsidR="00BF524E">
          <w:rPr>
            <w:rFonts w:ascii="Arial" w:eastAsia="Arial" w:hAnsi="Arial" w:cs="Arial"/>
            <w:color w:val="000000" w:themeColor="text1"/>
          </w:rPr>
          <w:t>lifespan</w:t>
        </w:r>
      </w:ins>
      <w:ins w:id="45" w:author="Andrea Cossa" w:date="2026-09-22T23:37:00Z" w16du:dateUtc="2026-09-22T22:37:00Z">
        <w:r w:rsidR="00ED4932">
          <w:rPr>
            <w:rFonts w:ascii="Arial" w:eastAsia="Arial" w:hAnsi="Arial" w:cs="Arial"/>
            <w:color w:val="000000" w:themeColor="text1"/>
          </w:rPr>
          <w:t>s</w:t>
        </w:r>
      </w:ins>
      <w:del w:id="46" w:author="Andrea Cossa" w:date="2026-09-22T11:33:00Z" w16du:dateUtc="2026-09-22T10:33:00Z">
        <w:r w:rsidRPr="12DBB378" w:rsidDel="00471AEE">
          <w:rPr>
            <w:rFonts w:ascii="Arial" w:eastAsia="Arial" w:hAnsi="Arial" w:cs="Arial"/>
            <w:color w:val="000000" w:themeColor="text1"/>
          </w:rPr>
          <w:delText>cell division,</w:delText>
        </w:r>
      </w:del>
      <w:del w:id="47" w:author="Andrea Cossa" w:date="2026-09-22T11:30:00Z" w16du:dateUtc="2026-09-22T10:30:00Z">
        <w:r w:rsidRPr="12DBB378" w:rsidDel="00471AEE">
          <w:rPr>
            <w:rFonts w:ascii="Arial" w:eastAsia="Arial" w:hAnsi="Arial" w:cs="Arial"/>
            <w:color w:val="000000" w:themeColor="text1"/>
          </w:rPr>
          <w:delText xml:space="preserve"> which allows for them to be used as barcodes that are inherited to daughter cells</w:delText>
        </w:r>
      </w:del>
      <w:r w:rsidRPr="12DBB378">
        <w:rPr>
          <w:rFonts w:ascii="Arial" w:eastAsia="Arial" w:hAnsi="Arial" w:cs="Arial"/>
          <w:color w:val="000000" w:themeColor="text1"/>
        </w:rPr>
        <w:t xml:space="preserve">. </w:t>
      </w:r>
      <w:del w:id="48" w:author="Andrea Cossa" w:date="2026-09-22T11:57:00Z" w16du:dateUtc="2026-09-22T10:57:00Z">
        <w:r w:rsidRPr="12DBB378" w:rsidDel="000E2B90">
          <w:rPr>
            <w:rFonts w:ascii="Arial" w:eastAsia="Arial" w:hAnsi="Arial" w:cs="Arial"/>
            <w:color w:val="000000" w:themeColor="text1"/>
          </w:rPr>
          <w:delText xml:space="preserve">These </w:delText>
        </w:r>
      </w:del>
      <w:ins w:id="49" w:author="Andrea Cossa" w:date="2026-09-22T11:57:00Z" w16du:dateUtc="2026-09-22T10:57:00Z">
        <w:r w:rsidR="000E2B90">
          <w:rPr>
            <w:rFonts w:ascii="Arial" w:eastAsia="Arial" w:hAnsi="Arial" w:cs="Arial"/>
            <w:color w:val="000000" w:themeColor="text1"/>
          </w:rPr>
          <w:t>Somatic</w:t>
        </w:r>
        <w:r w:rsidR="000E2B90" w:rsidRPr="12DBB378">
          <w:rPr>
            <w:rFonts w:ascii="Arial" w:eastAsia="Arial" w:hAnsi="Arial" w:cs="Arial"/>
            <w:color w:val="000000" w:themeColor="text1"/>
          </w:rPr>
          <w:t xml:space="preserve"> </w:t>
        </w:r>
      </w:ins>
      <w:r w:rsidRPr="12DBB378">
        <w:rPr>
          <w:rFonts w:ascii="Arial" w:eastAsia="Arial" w:hAnsi="Arial" w:cs="Arial"/>
          <w:color w:val="000000" w:themeColor="text1"/>
        </w:rPr>
        <w:t xml:space="preserve">mutations </w:t>
      </w:r>
      <w:ins w:id="50" w:author="Andrea Cossa" w:date="2026-09-22T12:36:00Z" w16du:dateUtc="2026-09-22T11:36:00Z">
        <w:r w:rsidR="0033325A">
          <w:rPr>
            <w:rFonts w:ascii="Arial" w:eastAsia="Arial" w:hAnsi="Arial" w:cs="Arial"/>
            <w:color w:val="000000" w:themeColor="text1"/>
          </w:rPr>
          <w:t>have</w:t>
        </w:r>
      </w:ins>
      <w:ins w:id="51" w:author="Andrea Cossa" w:date="2026-09-22T11:55:00Z" w16du:dateUtc="2026-09-22T10:55:00Z">
        <w:r w:rsidR="00DD71AB">
          <w:rPr>
            <w:rFonts w:ascii="Arial" w:eastAsia="Arial" w:hAnsi="Arial" w:cs="Arial"/>
            <w:color w:val="000000" w:themeColor="text1"/>
          </w:rPr>
          <w:t xml:space="preserve"> be</w:t>
        </w:r>
      </w:ins>
      <w:ins w:id="52" w:author="Andrea Cossa" w:date="2026-09-22T12:36:00Z" w16du:dateUtc="2026-09-22T11:36:00Z">
        <w:r w:rsidR="0033325A">
          <w:rPr>
            <w:rFonts w:ascii="Arial" w:eastAsia="Arial" w:hAnsi="Arial" w:cs="Arial"/>
            <w:color w:val="000000" w:themeColor="text1"/>
          </w:rPr>
          <w:t>en</w:t>
        </w:r>
      </w:ins>
      <w:ins w:id="53" w:author="Andrea Cossa" w:date="2026-09-22T11:45:00Z" w16du:dateUtc="2026-09-22T10:45:00Z">
        <w:r w:rsidR="00BF524E">
          <w:rPr>
            <w:rFonts w:ascii="Arial" w:eastAsia="Arial" w:hAnsi="Arial" w:cs="Arial"/>
            <w:color w:val="000000" w:themeColor="text1"/>
          </w:rPr>
          <w:t xml:space="preserve"> </w:t>
        </w:r>
      </w:ins>
      <w:ins w:id="54" w:author="Andrea Cossa" w:date="2026-09-22T11:41:00Z" w16du:dateUtc="2026-09-22T10:41:00Z">
        <w:r w:rsidR="00BF524E">
          <w:rPr>
            <w:rFonts w:ascii="Arial" w:eastAsia="Arial" w:hAnsi="Arial" w:cs="Arial"/>
            <w:color w:val="000000" w:themeColor="text1"/>
          </w:rPr>
          <w:t>used to</w:t>
        </w:r>
      </w:ins>
      <w:ins w:id="55" w:author="Andrea Cossa" w:date="2026-09-22T11:58:00Z" w16du:dateUtc="2026-09-22T10:58:00Z">
        <w:r w:rsidR="000E2B90">
          <w:rPr>
            <w:rFonts w:ascii="Arial" w:eastAsia="Arial" w:hAnsi="Arial" w:cs="Arial"/>
            <w:color w:val="000000" w:themeColor="text1"/>
          </w:rPr>
          <w:t xml:space="preserve"> </w:t>
        </w:r>
      </w:ins>
      <w:ins w:id="56" w:author="Andrea Cossa" w:date="2026-09-22T11:41:00Z" w16du:dateUtc="2026-09-22T10:41:00Z">
        <w:r w:rsidR="00BF524E">
          <w:rPr>
            <w:rFonts w:ascii="Arial" w:eastAsia="Arial" w:hAnsi="Arial" w:cs="Arial"/>
            <w:color w:val="000000" w:themeColor="text1"/>
          </w:rPr>
          <w:t>infer</w:t>
        </w:r>
      </w:ins>
      <w:ins w:id="57" w:author="Andrea Cossa" w:date="2026-09-22T11:57:00Z" w16du:dateUtc="2026-09-22T10:57:00Z">
        <w:r w:rsidR="0035176D">
          <w:rPr>
            <w:rFonts w:ascii="Arial" w:eastAsia="Arial" w:hAnsi="Arial" w:cs="Arial"/>
            <w:color w:val="000000" w:themeColor="text1"/>
          </w:rPr>
          <w:t xml:space="preserve"> </w:t>
        </w:r>
      </w:ins>
      <w:ins w:id="58" w:author="Andrea Cossa" w:date="2026-09-22T11:46:00Z" w16du:dateUtc="2026-09-22T10:46:00Z">
        <w:r w:rsidR="00512734">
          <w:rPr>
            <w:rFonts w:ascii="Arial" w:eastAsia="Arial" w:hAnsi="Arial" w:cs="Arial"/>
            <w:color w:val="000000" w:themeColor="text1"/>
          </w:rPr>
          <w:t>human</w:t>
        </w:r>
      </w:ins>
      <w:ins w:id="59" w:author="Andrea Cossa" w:date="2026-09-22T11:42:00Z" w16du:dateUtc="2026-09-22T10:42:00Z">
        <w:r w:rsidR="00BF524E">
          <w:rPr>
            <w:rFonts w:ascii="Arial" w:eastAsia="Arial" w:hAnsi="Arial" w:cs="Arial"/>
            <w:color w:val="000000" w:themeColor="text1"/>
          </w:rPr>
          <w:t xml:space="preserve"> phylogen</w:t>
        </w:r>
      </w:ins>
      <w:ins w:id="60" w:author="Andrea Cossa" w:date="2026-09-22T11:46:00Z" w16du:dateUtc="2026-09-22T10:46:00Z">
        <w:r w:rsidR="00512734">
          <w:rPr>
            <w:rFonts w:ascii="Arial" w:eastAsia="Arial" w:hAnsi="Arial" w:cs="Arial"/>
            <w:color w:val="000000" w:themeColor="text1"/>
          </w:rPr>
          <w:t xml:space="preserve">ies </w:t>
        </w:r>
      </w:ins>
      <w:ins w:id="61" w:author="Andrea Cossa" w:date="2026-09-22T11:49:00Z" w16du:dateUtc="2026-09-22T10:49:00Z">
        <w:r w:rsidR="00512734">
          <w:rPr>
            <w:rFonts w:ascii="Arial" w:eastAsia="Arial" w:hAnsi="Arial" w:cs="Arial"/>
            <w:color w:val="000000" w:themeColor="text1"/>
          </w:rPr>
          <w:t xml:space="preserve">[][] </w:t>
        </w:r>
      </w:ins>
      <w:ins w:id="62" w:author="Andrea Cossa" w:date="2026-09-22T11:47:00Z" w16du:dateUtc="2026-09-22T10:47:00Z">
        <w:r w:rsidR="00512734">
          <w:rPr>
            <w:rFonts w:ascii="Arial" w:eastAsia="Arial" w:hAnsi="Arial" w:cs="Arial"/>
            <w:color w:val="000000" w:themeColor="text1"/>
          </w:rPr>
          <w:t xml:space="preserve">and </w:t>
        </w:r>
      </w:ins>
      <w:ins w:id="63" w:author="Andrea Cossa" w:date="2026-09-22T11:51:00Z" w16du:dateUtc="2026-09-22T10:51:00Z">
        <w:r w:rsidR="00512734">
          <w:rPr>
            <w:rFonts w:ascii="Arial" w:eastAsia="Arial" w:hAnsi="Arial" w:cs="Arial"/>
            <w:color w:val="000000" w:themeColor="text1"/>
          </w:rPr>
          <w:t>characterise</w:t>
        </w:r>
      </w:ins>
      <w:ins w:id="64" w:author="Andrea Cossa" w:date="2026-09-22T11:48:00Z" w16du:dateUtc="2026-09-22T10:48:00Z">
        <w:r w:rsidR="00512734">
          <w:rPr>
            <w:rFonts w:ascii="Arial" w:eastAsia="Arial" w:hAnsi="Arial" w:cs="Arial"/>
            <w:color w:val="000000" w:themeColor="text1"/>
          </w:rPr>
          <w:t xml:space="preserve"> the</w:t>
        </w:r>
      </w:ins>
      <w:ins w:id="65" w:author="Andrea Cossa" w:date="2026-09-22T12:01:00Z" w16du:dateUtc="2026-09-22T11:01:00Z">
        <w:r w:rsidR="0062313A">
          <w:rPr>
            <w:rFonts w:ascii="Arial" w:eastAsia="Arial" w:hAnsi="Arial" w:cs="Arial"/>
            <w:color w:val="000000" w:themeColor="text1"/>
          </w:rPr>
          <w:t xml:space="preserve"> </w:t>
        </w:r>
        <w:r w:rsidR="00DB396D">
          <w:rPr>
            <w:rFonts w:ascii="Arial" w:eastAsia="Arial" w:hAnsi="Arial" w:cs="Arial"/>
            <w:color w:val="000000" w:themeColor="text1"/>
          </w:rPr>
          <w:t xml:space="preserve">clonal composition </w:t>
        </w:r>
      </w:ins>
      <w:ins w:id="66" w:author="Andrea Cossa" w:date="2026-09-22T11:42:00Z" w16du:dateUtc="2026-09-22T10:42:00Z">
        <w:r w:rsidR="00BF524E">
          <w:rPr>
            <w:rFonts w:ascii="Arial" w:eastAsia="Arial" w:hAnsi="Arial" w:cs="Arial"/>
            <w:color w:val="000000" w:themeColor="text1"/>
          </w:rPr>
          <w:t xml:space="preserve">of </w:t>
        </w:r>
      </w:ins>
      <w:ins w:id="67" w:author="Andrea Cossa" w:date="2026-09-22T11:44:00Z" w16du:dateUtc="2026-09-22T10:44:00Z">
        <w:r w:rsidR="00BF524E">
          <w:rPr>
            <w:rFonts w:ascii="Arial" w:eastAsia="Arial" w:hAnsi="Arial" w:cs="Arial"/>
            <w:color w:val="000000" w:themeColor="text1"/>
          </w:rPr>
          <w:t>normal and malignant</w:t>
        </w:r>
      </w:ins>
      <w:ins w:id="68" w:author="Andrea Cossa" w:date="2026-09-22T11:59:00Z" w16du:dateUtc="2026-09-22T10:59:00Z">
        <w:r w:rsidR="000841A2">
          <w:rPr>
            <w:rFonts w:ascii="Arial" w:eastAsia="Arial" w:hAnsi="Arial" w:cs="Arial"/>
            <w:color w:val="000000" w:themeColor="text1"/>
          </w:rPr>
          <w:t xml:space="preserve"> </w:t>
        </w:r>
      </w:ins>
      <w:ins w:id="69" w:author="Andrea Cossa" w:date="2026-09-22T11:44:00Z" w16du:dateUtc="2026-09-22T10:44:00Z">
        <w:r w:rsidR="00BF524E">
          <w:rPr>
            <w:rFonts w:ascii="Arial" w:eastAsia="Arial" w:hAnsi="Arial" w:cs="Arial"/>
            <w:color w:val="000000" w:themeColor="text1"/>
          </w:rPr>
          <w:t>tissues [][].</w:t>
        </w:r>
      </w:ins>
      <w:del w:id="70" w:author="Andrea Cossa" w:date="2026-09-22T11:41:00Z" w16du:dateUtc="2026-09-22T10:41:00Z">
        <w:r w:rsidRPr="12DBB378" w:rsidDel="00BF524E">
          <w:rPr>
            <w:rFonts w:ascii="Arial" w:eastAsia="Arial" w:hAnsi="Arial" w:cs="Arial"/>
            <w:color w:val="000000" w:themeColor="text1"/>
          </w:rPr>
          <w:delText xml:space="preserve">have been found to be very useful in reconstructing hierarchical lineages in highly clonal systems, </w:delText>
        </w:r>
      </w:del>
      <w:del w:id="71" w:author="Andrea Cossa" w:date="2026-09-22T11:45:00Z" w16du:dateUtc="2026-09-22T10:45:00Z">
        <w:r w:rsidRPr="12DBB378" w:rsidDel="00062F0F">
          <w:rPr>
            <w:rFonts w:ascii="Arial" w:eastAsia="Arial" w:hAnsi="Arial" w:cs="Arial"/>
            <w:color w:val="000000" w:themeColor="text1"/>
          </w:rPr>
          <w:delText xml:space="preserve">such as solid </w:delText>
        </w:r>
        <w:r w:rsidR="0D125A95" w:rsidRPr="12DBB378" w:rsidDel="00062F0F">
          <w:rPr>
            <w:rFonts w:ascii="Arial" w:eastAsia="Arial" w:hAnsi="Arial" w:cs="Arial"/>
            <w:color w:val="000000" w:themeColor="text1"/>
          </w:rPr>
          <w:delText>tumours</w:delText>
        </w:r>
        <w:r w:rsidRPr="12DBB378" w:rsidDel="00062F0F">
          <w:rPr>
            <w:rFonts w:ascii="Arial" w:eastAsia="Arial" w:hAnsi="Arial" w:cs="Arial"/>
            <w:color w:val="000000" w:themeColor="text1"/>
          </w:rPr>
          <w:delText xml:space="preserve"> and the hematopoietic system</w:delText>
        </w:r>
      </w:del>
      <w:ins w:id="72" w:author="Andrea Cossa" w:date="2026-09-22T11:45:00Z" w16du:dateUtc="2026-09-22T10:45:00Z">
        <w:r w:rsidR="00062F0F">
          <w:rPr>
            <w:rFonts w:ascii="Arial" w:eastAsia="Arial" w:hAnsi="Arial" w:cs="Arial"/>
            <w:color w:val="000000" w:themeColor="text1"/>
          </w:rPr>
          <w:t xml:space="preserve"> </w:t>
        </w:r>
      </w:ins>
      <w:ins w:id="73" w:author="Andrea Cossa" w:date="2026-09-22T23:39:00Z" w16du:dateUtc="2026-09-22T22:39:00Z">
        <w:r w:rsidR="005E01E5">
          <w:rPr>
            <w:rFonts w:ascii="Arial" w:eastAsia="Arial" w:hAnsi="Arial" w:cs="Arial"/>
            <w:color w:val="000000" w:themeColor="text1"/>
          </w:rPr>
          <w:t>Here</w:t>
        </w:r>
      </w:ins>
      <w:ins w:id="74" w:author="Andrea Cossa" w:date="2026-09-22T23:38:00Z" w16du:dateUtc="2026-09-22T22:38:00Z">
        <w:r w:rsidR="00C16A51">
          <w:rPr>
            <w:rFonts w:ascii="Arial" w:eastAsia="Arial" w:hAnsi="Arial" w:cs="Arial"/>
            <w:color w:val="000000" w:themeColor="text1"/>
          </w:rPr>
          <w:t>,</w:t>
        </w:r>
      </w:ins>
      <w:ins w:id="75" w:author="Andrea Cossa" w:date="2026-09-22T23:39:00Z" w16du:dateUtc="2026-09-22T22:39:00Z">
        <w:r w:rsidR="005E01E5">
          <w:rPr>
            <w:rFonts w:ascii="Arial" w:eastAsia="Arial" w:hAnsi="Arial" w:cs="Arial"/>
            <w:color w:val="000000" w:themeColor="text1"/>
          </w:rPr>
          <w:t xml:space="preserve"> we hypothesis</w:t>
        </w:r>
      </w:ins>
      <w:ins w:id="76" w:author="Andrea Cossa" w:date="2026-09-22T23:40:00Z" w16du:dateUtc="2026-09-22T22:40:00Z">
        <w:r w:rsidR="005E01E5">
          <w:rPr>
            <w:rFonts w:ascii="Arial" w:eastAsia="Arial" w:hAnsi="Arial" w:cs="Arial"/>
            <w:color w:val="000000" w:themeColor="text1"/>
          </w:rPr>
          <w:t>e</w:t>
        </w:r>
      </w:ins>
      <w:ins w:id="77" w:author="Andrea Cossa" w:date="2026-09-22T23:39:00Z" w16du:dateUtc="2026-09-22T22:39:00Z">
        <w:r w:rsidR="005E01E5">
          <w:rPr>
            <w:rFonts w:ascii="Arial" w:eastAsia="Arial" w:hAnsi="Arial" w:cs="Arial"/>
            <w:color w:val="000000" w:themeColor="text1"/>
          </w:rPr>
          <w:t xml:space="preserve"> that</w:t>
        </w:r>
      </w:ins>
      <w:ins w:id="78" w:author="Andrea Cossa" w:date="2026-09-22T23:38:00Z" w16du:dateUtc="2026-09-22T22:38:00Z">
        <w:r w:rsidR="00C16A51">
          <w:rPr>
            <w:rFonts w:ascii="Arial" w:eastAsia="Arial" w:hAnsi="Arial" w:cs="Arial"/>
            <w:color w:val="000000" w:themeColor="text1"/>
          </w:rPr>
          <w:t xml:space="preserve"> t</w:t>
        </w:r>
        <w:r w:rsidR="00FC12A9">
          <w:rPr>
            <w:rFonts w:ascii="Arial" w:eastAsia="Arial" w:hAnsi="Arial" w:cs="Arial"/>
            <w:color w:val="000000" w:themeColor="text1"/>
          </w:rPr>
          <w:t>h</w:t>
        </w:r>
      </w:ins>
      <w:ins w:id="79" w:author="Andrea Cossa" w:date="2026-09-22T12:02:00Z" w16du:dateUtc="2026-09-22T11:02:00Z">
        <w:r w:rsidR="00A123CA">
          <w:rPr>
            <w:rFonts w:ascii="Arial" w:eastAsia="Arial" w:hAnsi="Arial" w:cs="Arial"/>
            <w:color w:val="000000" w:themeColor="text1"/>
          </w:rPr>
          <w:t>es</w:t>
        </w:r>
      </w:ins>
      <w:ins w:id="80" w:author="Andrea Cossa" w:date="2026-09-22T12:03:00Z" w16du:dateUtc="2026-09-22T11:03:00Z">
        <w:r w:rsidR="00A123CA">
          <w:rPr>
            <w:rFonts w:ascii="Arial" w:eastAsia="Arial" w:hAnsi="Arial" w:cs="Arial"/>
            <w:color w:val="000000" w:themeColor="text1"/>
          </w:rPr>
          <w:t xml:space="preserve">e </w:t>
        </w:r>
      </w:ins>
      <w:ins w:id="81" w:author="Andrea Cossa" w:date="2026-09-22T23:38:00Z" w16du:dateUtc="2026-09-22T22:38:00Z">
        <w:r w:rsidR="005E01E5">
          <w:rPr>
            <w:rFonts w:ascii="Arial" w:eastAsia="Arial" w:hAnsi="Arial" w:cs="Arial"/>
            <w:color w:val="000000" w:themeColor="text1"/>
          </w:rPr>
          <w:t>genetic markers</w:t>
        </w:r>
      </w:ins>
      <w:ins w:id="82" w:author="Andrea Cossa" w:date="2026-09-22T23:39:00Z" w16du:dateUtc="2026-09-22T22:39:00Z">
        <w:r w:rsidR="005E01E5">
          <w:rPr>
            <w:rFonts w:ascii="Arial" w:eastAsia="Arial" w:hAnsi="Arial" w:cs="Arial"/>
            <w:color w:val="000000" w:themeColor="text1"/>
          </w:rPr>
          <w:t xml:space="preserve"> </w:t>
        </w:r>
      </w:ins>
      <w:del w:id="83" w:author="Andrea Cossa" w:date="2026-09-22T11:45:00Z" w16du:dateUtc="2026-09-22T10:45:00Z">
        <w:r w:rsidRPr="12DBB378" w:rsidDel="00062F0F">
          <w:rPr>
            <w:rFonts w:ascii="Arial" w:eastAsia="Arial" w:hAnsi="Arial" w:cs="Arial"/>
            <w:color w:val="000000" w:themeColor="text1"/>
          </w:rPr>
          <w:delText xml:space="preserve">. </w:delText>
        </w:r>
      </w:del>
      <w:del w:id="84" w:author="Andrea Cossa" w:date="2026-09-22T12:00:00Z" w16du:dateUtc="2026-09-22T11:00:00Z">
        <w:r w:rsidRPr="12DBB378" w:rsidDel="00644B91">
          <w:rPr>
            <w:rFonts w:ascii="Arial" w:eastAsia="Arial" w:hAnsi="Arial" w:cs="Arial"/>
            <w:color w:val="000000" w:themeColor="text1"/>
          </w:rPr>
          <w:delText>The frequency of these mutations, coupled with the rapid rate of division that takes place during embryonic development</w:delText>
        </w:r>
      </w:del>
      <w:del w:id="85" w:author="Andrea Cossa" w:date="2026-09-22T17:55:00Z" w16du:dateUtc="2026-09-22T16:55:00Z">
        <w:r w:rsidRPr="12DBB378" w:rsidDel="00BC7387">
          <w:rPr>
            <w:rFonts w:ascii="Arial" w:eastAsia="Arial" w:hAnsi="Arial" w:cs="Arial"/>
            <w:color w:val="000000" w:themeColor="text1"/>
          </w:rPr>
          <w:delText xml:space="preserve">, </w:delText>
        </w:r>
      </w:del>
      <w:ins w:id="86" w:author="Andrea Cossa" w:date="2026-09-22T23:38:00Z" w16du:dateUtc="2026-09-22T22:38:00Z">
        <w:r w:rsidR="005E01E5">
          <w:rPr>
            <w:rFonts w:ascii="Arial" w:eastAsia="Arial" w:hAnsi="Arial" w:cs="Arial"/>
            <w:color w:val="000000" w:themeColor="text1"/>
          </w:rPr>
          <w:t xml:space="preserve">can trace </w:t>
        </w:r>
      </w:ins>
      <w:del w:id="87" w:author="Andrea Cossa" w:date="2026-09-22T12:13:00Z" w16du:dateUtc="2026-09-22T11:13:00Z">
        <w:r w:rsidRPr="12DBB378" w:rsidDel="00680C62">
          <w:rPr>
            <w:rFonts w:ascii="Arial" w:eastAsia="Arial" w:hAnsi="Arial" w:cs="Arial"/>
            <w:color w:val="000000" w:themeColor="text1"/>
          </w:rPr>
          <w:delText xml:space="preserve">make them a </w:delText>
        </w:r>
      </w:del>
      <w:del w:id="88" w:author="Andrea Cossa" w:date="2026-09-22T12:12:00Z" w16du:dateUtc="2026-09-22T11:12:00Z">
        <w:r w:rsidRPr="12DBB378" w:rsidDel="00680C62">
          <w:rPr>
            <w:rFonts w:ascii="Arial" w:eastAsia="Arial" w:hAnsi="Arial" w:cs="Arial"/>
            <w:color w:val="000000" w:themeColor="text1"/>
          </w:rPr>
          <w:delText xml:space="preserve">prime </w:delText>
        </w:r>
      </w:del>
      <w:del w:id="89" w:author="Andrea Cossa" w:date="2026-09-22T12:13:00Z" w16du:dateUtc="2026-09-22T11:13:00Z">
        <w:r w:rsidRPr="12DBB378" w:rsidDel="00680C62">
          <w:rPr>
            <w:rFonts w:ascii="Arial" w:eastAsia="Arial" w:hAnsi="Arial" w:cs="Arial"/>
            <w:color w:val="000000" w:themeColor="text1"/>
          </w:rPr>
          <w:delText xml:space="preserve">tool </w:delText>
        </w:r>
      </w:del>
      <w:del w:id="90" w:author="Andrea Cossa" w:date="2026-09-22T12:05:00Z" w16du:dateUtc="2026-09-22T11:05:00Z">
        <w:r w:rsidRPr="12DBB378" w:rsidDel="00A123CA">
          <w:rPr>
            <w:rFonts w:ascii="Arial" w:eastAsia="Arial" w:hAnsi="Arial" w:cs="Arial"/>
            <w:color w:val="000000" w:themeColor="text1"/>
          </w:rPr>
          <w:delText xml:space="preserve">to </w:delText>
        </w:r>
      </w:del>
      <w:del w:id="91" w:author="Andrea Cossa" w:date="2026-09-22T12:04:00Z" w16du:dateUtc="2026-09-22T11:04:00Z">
        <w:r w:rsidRPr="12DBB378" w:rsidDel="00A123CA">
          <w:rPr>
            <w:rFonts w:ascii="Arial" w:eastAsia="Arial" w:hAnsi="Arial" w:cs="Arial"/>
            <w:color w:val="000000" w:themeColor="text1"/>
          </w:rPr>
          <w:delText xml:space="preserve">study </w:delText>
        </w:r>
      </w:del>
      <w:del w:id="92" w:author="Andrea Cossa" w:date="2026-09-22T11:49:00Z" w16du:dateUtc="2026-09-22T10:49:00Z">
        <w:r w:rsidRPr="12DBB378" w:rsidDel="00512734">
          <w:rPr>
            <w:rFonts w:ascii="Arial" w:eastAsia="Arial" w:hAnsi="Arial" w:cs="Arial"/>
            <w:color w:val="000000" w:themeColor="text1"/>
          </w:rPr>
          <w:delText xml:space="preserve">the phylogeny of </w:delText>
        </w:r>
      </w:del>
      <w:del w:id="93" w:author="Andrea Cossa" w:date="2026-09-22T11:50:00Z" w16du:dateUtc="2026-09-22T10:50:00Z">
        <w:r w:rsidRPr="12DBB378" w:rsidDel="00512734">
          <w:rPr>
            <w:rFonts w:ascii="Arial" w:eastAsia="Arial" w:hAnsi="Arial" w:cs="Arial"/>
            <w:color w:val="000000" w:themeColor="text1"/>
          </w:rPr>
          <w:delText xml:space="preserve">cell </w:delText>
        </w:r>
      </w:del>
      <w:del w:id="94" w:author="Andrea Cossa" w:date="2026-09-22T12:05:00Z" w16du:dateUtc="2026-09-22T11:05:00Z">
        <w:r w:rsidRPr="12DBB378" w:rsidDel="00A123CA">
          <w:rPr>
            <w:rFonts w:ascii="Arial" w:eastAsia="Arial" w:hAnsi="Arial" w:cs="Arial"/>
            <w:color w:val="000000" w:themeColor="text1"/>
          </w:rPr>
          <w:delText>lineages</w:delText>
        </w:r>
      </w:del>
      <w:del w:id="95" w:author="Andrea Cossa" w:date="2026-09-22T12:10:00Z" w16du:dateUtc="2026-09-22T11:10:00Z">
        <w:r w:rsidRPr="12DBB378" w:rsidDel="00A123CA">
          <w:rPr>
            <w:rFonts w:ascii="Arial" w:eastAsia="Arial" w:hAnsi="Arial" w:cs="Arial"/>
            <w:color w:val="000000" w:themeColor="text1"/>
          </w:rPr>
          <w:delText xml:space="preserve"> </w:delText>
        </w:r>
      </w:del>
      <w:del w:id="96" w:author="Andrea Cossa" w:date="2026-09-22T12:13:00Z" w16du:dateUtc="2026-09-22T11:13:00Z">
        <w:r w:rsidRPr="12DBB378" w:rsidDel="00680C62">
          <w:rPr>
            <w:rFonts w:ascii="Arial" w:eastAsia="Arial" w:hAnsi="Arial" w:cs="Arial"/>
            <w:color w:val="000000" w:themeColor="text1"/>
          </w:rPr>
          <w:delText>in</w:delText>
        </w:r>
      </w:del>
      <w:del w:id="97" w:author="Andrea Cossa" w:date="2026-09-22T23:38:00Z" w16du:dateUtc="2026-09-22T22:38:00Z">
        <w:r w:rsidRPr="12DBB378" w:rsidDel="005E01E5">
          <w:rPr>
            <w:rFonts w:ascii="Arial" w:eastAsia="Arial" w:hAnsi="Arial" w:cs="Arial"/>
            <w:color w:val="000000" w:themeColor="text1"/>
          </w:rPr>
          <w:delText xml:space="preserve"> </w:delText>
        </w:r>
      </w:del>
      <w:del w:id="98" w:author="Andrea Cossa" w:date="2026-09-22T12:11:00Z" w16du:dateUtc="2026-09-22T11:11:00Z">
        <w:r w:rsidRPr="12DBB378" w:rsidDel="00A123CA">
          <w:rPr>
            <w:rFonts w:ascii="Arial" w:eastAsia="Arial" w:hAnsi="Arial" w:cs="Arial"/>
            <w:color w:val="000000" w:themeColor="text1"/>
          </w:rPr>
          <w:delText xml:space="preserve">human </w:delText>
        </w:r>
      </w:del>
      <w:del w:id="99" w:author="Andrea Cossa" w:date="2026-09-22T12:30:00Z" w16du:dateUtc="2026-09-22T11:30:00Z">
        <w:r w:rsidRPr="12DBB378" w:rsidDel="00006DAC">
          <w:rPr>
            <w:rFonts w:ascii="Arial" w:eastAsia="Arial" w:hAnsi="Arial" w:cs="Arial"/>
            <w:color w:val="000000" w:themeColor="text1"/>
          </w:rPr>
          <w:delText>development</w:delText>
        </w:r>
      </w:del>
      <w:del w:id="100" w:author="Andrea Cossa" w:date="2026-09-22T23:38:00Z" w16du:dateUtc="2026-09-22T22:38:00Z">
        <w:r w:rsidRPr="12DBB378" w:rsidDel="005E01E5">
          <w:rPr>
            <w:rFonts w:ascii="Arial" w:eastAsia="Arial" w:hAnsi="Arial" w:cs="Arial"/>
            <w:color w:val="000000" w:themeColor="text1"/>
          </w:rPr>
          <w:delText xml:space="preserve">. </w:delText>
        </w:r>
      </w:del>
    </w:p>
    <w:p w14:paraId="104E331C" w14:textId="6A44DC1F" w:rsidR="12DBB378" w:rsidDel="005E01E5" w:rsidRDefault="12DBB378" w:rsidP="005E01E5">
      <w:pPr>
        <w:pBdr>
          <w:top w:val="nil"/>
          <w:left w:val="nil"/>
          <w:bottom w:val="nil"/>
          <w:right w:val="nil"/>
          <w:between w:val="nil"/>
        </w:pBdr>
        <w:spacing w:after="0" w:line="288" w:lineRule="auto"/>
        <w:jc w:val="both"/>
        <w:rPr>
          <w:del w:id="101" w:author="Andrea Cossa" w:date="2026-09-22T23:38:00Z" w16du:dateUtc="2026-09-22T22:38:00Z"/>
          <w:rFonts w:ascii="Arial" w:eastAsia="Arial" w:hAnsi="Arial" w:cs="Arial"/>
          <w:color w:val="000000" w:themeColor="text1"/>
        </w:rPr>
        <w:pPrChange w:id="102" w:author="Andrea Cossa" w:date="2026-09-22T23:38:00Z" w16du:dateUtc="2026-09-22T22:38:00Z">
          <w:pPr>
            <w:pBdr>
              <w:top w:val="nil"/>
              <w:left w:val="nil"/>
              <w:bottom w:val="nil"/>
              <w:right w:val="nil"/>
              <w:between w:val="nil"/>
            </w:pBdr>
            <w:spacing w:after="0" w:line="288" w:lineRule="auto"/>
            <w:jc w:val="both"/>
          </w:pPr>
        </w:pPrChange>
      </w:pPr>
    </w:p>
    <w:p w14:paraId="336C8535" w14:textId="4ED897E8" w:rsidR="005E01E5" w:rsidRDefault="6A8A081B" w:rsidP="005E01E5">
      <w:pPr>
        <w:pBdr>
          <w:top w:val="nil"/>
          <w:left w:val="nil"/>
          <w:bottom w:val="nil"/>
          <w:right w:val="nil"/>
          <w:between w:val="nil"/>
        </w:pBdr>
        <w:spacing w:after="0" w:line="288" w:lineRule="auto"/>
        <w:jc w:val="both"/>
        <w:rPr>
          <w:ins w:id="103" w:author="Andrea Cossa" w:date="2026-09-22T23:40:00Z" w16du:dateUtc="2026-09-22T22:40:00Z"/>
          <w:rFonts w:ascii="Arial" w:eastAsia="Arial" w:hAnsi="Arial" w:cs="Arial"/>
          <w:color w:val="000000" w:themeColor="text1"/>
          <w:lang w:val="en-US"/>
        </w:rPr>
      </w:pPr>
      <w:del w:id="104" w:author="Andrea Cossa" w:date="2026-09-22T12:41:00Z" w16du:dateUtc="2026-09-22T11:41:00Z">
        <w:r w:rsidRPr="12DBB378" w:rsidDel="00A37C6F">
          <w:rPr>
            <w:rFonts w:ascii="Arial" w:eastAsia="Arial" w:hAnsi="Arial" w:cs="Arial"/>
            <w:color w:val="000000" w:themeColor="text1"/>
            <w:lang w:val="en-US"/>
          </w:rPr>
          <w:delText>In order to assess phylogenetic</w:delText>
        </w:r>
      </w:del>
      <w:ins w:id="105" w:author="Andrea Cossa" w:date="2026-09-22T12:41:00Z" w16du:dateUtc="2026-09-22T11:41:00Z">
        <w:r w:rsidR="00A37C6F">
          <w:rPr>
            <w:rFonts w:ascii="Arial" w:eastAsia="Arial" w:hAnsi="Arial" w:cs="Arial"/>
            <w:color w:val="000000" w:themeColor="text1"/>
            <w:lang w:val="en-US"/>
          </w:rPr>
          <w:t>e</w:t>
        </w:r>
      </w:ins>
      <w:ins w:id="106" w:author="Andrea Cossa" w:date="2026-09-22T23:50:00Z" w16du:dateUtc="2026-09-22T22:50:00Z">
        <w:r w:rsidR="002433A1">
          <w:rPr>
            <w:rFonts w:ascii="Arial" w:eastAsia="Arial" w:hAnsi="Arial" w:cs="Arial"/>
            <w:color w:val="000000" w:themeColor="text1"/>
            <w:lang w:val="en-US"/>
          </w:rPr>
          <w:t xml:space="preserve">arly </w:t>
        </w:r>
      </w:ins>
      <w:ins w:id="107" w:author="Andrea Cossa" w:date="2026-09-22T23:51:00Z" w16du:dateUtc="2026-09-22T22:51:00Z">
        <w:r w:rsidR="00463B83">
          <w:rPr>
            <w:rFonts w:ascii="Arial" w:eastAsia="Arial" w:hAnsi="Arial" w:cs="Arial"/>
            <w:color w:val="000000" w:themeColor="text1"/>
            <w:lang w:val="en-US"/>
          </w:rPr>
          <w:t>e</w:t>
        </w:r>
      </w:ins>
      <w:ins w:id="108" w:author="Andrea Cossa" w:date="2026-09-22T12:41:00Z" w16du:dateUtc="2026-09-22T11:41:00Z">
        <w:r w:rsidR="00A37C6F">
          <w:rPr>
            <w:rFonts w:ascii="Arial" w:eastAsia="Arial" w:hAnsi="Arial" w:cs="Arial"/>
            <w:color w:val="000000" w:themeColor="text1"/>
            <w:lang w:val="en-US"/>
          </w:rPr>
          <w:t xml:space="preserve">mbryonic </w:t>
        </w:r>
      </w:ins>
      <w:del w:id="109" w:author="Andrea Cossa" w:date="2026-09-22T12:41:00Z" w16du:dateUtc="2026-09-22T11:41:00Z">
        <w:r w:rsidRPr="12DBB378" w:rsidDel="00A37C6F">
          <w:rPr>
            <w:rFonts w:ascii="Arial" w:eastAsia="Arial" w:hAnsi="Arial" w:cs="Arial"/>
            <w:color w:val="000000" w:themeColor="text1"/>
            <w:lang w:val="en-US"/>
          </w:rPr>
          <w:delText xml:space="preserve"> cell </w:delText>
        </w:r>
      </w:del>
      <w:r w:rsidRPr="12DBB378">
        <w:rPr>
          <w:rFonts w:ascii="Arial" w:eastAsia="Arial" w:hAnsi="Arial" w:cs="Arial"/>
          <w:color w:val="000000" w:themeColor="text1"/>
          <w:lang w:val="en-US"/>
        </w:rPr>
        <w:t xml:space="preserve">lineages </w:t>
      </w:r>
      <w:ins w:id="110" w:author="Andrea Cossa" w:date="2026-09-22T23:39:00Z" w16du:dateUtc="2026-09-22T22:39:00Z">
        <w:r w:rsidR="005E01E5">
          <w:rPr>
            <w:rFonts w:ascii="Arial" w:eastAsia="Arial" w:hAnsi="Arial" w:cs="Arial"/>
            <w:color w:val="000000" w:themeColor="text1"/>
            <w:lang w:val="en-US"/>
          </w:rPr>
          <w:t xml:space="preserve">in the </w:t>
        </w:r>
      </w:ins>
      <w:del w:id="111" w:author="Andrea Cossa" w:date="2026-09-22T12:43:00Z" w16du:dateUtc="2026-09-22T11:43:00Z">
        <w:r w:rsidRPr="12DBB378" w:rsidDel="002058C3">
          <w:rPr>
            <w:rFonts w:ascii="Arial" w:eastAsia="Arial" w:hAnsi="Arial" w:cs="Arial"/>
            <w:color w:val="000000" w:themeColor="text1"/>
            <w:lang w:val="en-US"/>
          </w:rPr>
          <w:delText>in</w:delText>
        </w:r>
      </w:del>
      <w:del w:id="112" w:author="Andrea Cossa" w:date="2026-09-22T23:39:00Z" w16du:dateUtc="2026-09-22T22:39:00Z">
        <w:r w:rsidRPr="12DBB378" w:rsidDel="005E01E5">
          <w:rPr>
            <w:rFonts w:ascii="Arial" w:eastAsia="Arial" w:hAnsi="Arial" w:cs="Arial"/>
            <w:color w:val="000000" w:themeColor="text1"/>
            <w:lang w:val="en-US"/>
          </w:rPr>
          <w:delText xml:space="preserve"> </w:delText>
        </w:r>
      </w:del>
      <w:ins w:id="113" w:author="Andrea Cossa" w:date="2026-09-22T23:39:00Z" w16du:dateUtc="2026-09-22T22:39:00Z">
        <w:r w:rsidR="005E01E5">
          <w:rPr>
            <w:rFonts w:ascii="Arial" w:eastAsia="Arial" w:hAnsi="Arial" w:cs="Arial"/>
            <w:color w:val="000000" w:themeColor="text1"/>
            <w:lang w:val="en-US"/>
          </w:rPr>
          <w:t>developing</w:t>
        </w:r>
      </w:ins>
      <w:del w:id="114" w:author="Andrea Cossa" w:date="2026-09-22T23:39:00Z" w16du:dateUtc="2026-09-22T22:39:00Z">
        <w:r w:rsidRPr="12DBB378" w:rsidDel="005E01E5">
          <w:rPr>
            <w:rFonts w:ascii="Arial" w:eastAsia="Arial" w:hAnsi="Arial" w:cs="Arial"/>
            <w:color w:val="000000" w:themeColor="text1"/>
            <w:lang w:val="en-US"/>
          </w:rPr>
          <w:delText>the</w:delText>
        </w:r>
      </w:del>
      <w:r w:rsidRPr="12DBB378">
        <w:rPr>
          <w:rFonts w:ascii="Arial" w:eastAsia="Arial" w:hAnsi="Arial" w:cs="Arial"/>
          <w:color w:val="000000" w:themeColor="text1"/>
          <w:lang w:val="en-US"/>
        </w:rPr>
        <w:t xml:space="preserve"> human heart</w:t>
      </w:r>
      <w:ins w:id="115" w:author="Andrea Cossa" w:date="2026-09-22T23:40:00Z" w16du:dateUtc="2026-09-22T22:40:00Z">
        <w:r w:rsidR="005E01E5">
          <w:rPr>
            <w:rFonts w:ascii="Arial" w:eastAsia="Arial" w:hAnsi="Arial" w:cs="Arial"/>
            <w:color w:val="000000" w:themeColor="text1"/>
            <w:lang w:val="en-US"/>
          </w:rPr>
          <w:t>.</w:t>
        </w:r>
      </w:ins>
    </w:p>
    <w:p w14:paraId="73DD8C03" w14:textId="7280470E" w:rsidR="00B2154A" w:rsidRDefault="005E01E5" w:rsidP="00473A6E">
      <w:pPr>
        <w:pBdr>
          <w:top w:val="nil"/>
          <w:left w:val="nil"/>
          <w:bottom w:val="nil"/>
          <w:right w:val="nil"/>
          <w:between w:val="nil"/>
        </w:pBdr>
        <w:spacing w:after="0" w:line="288" w:lineRule="auto"/>
        <w:jc w:val="both"/>
        <w:rPr>
          <w:ins w:id="116" w:author="Andrea Cossa" w:date="2026-09-22T13:53:00Z" w16du:dateUtc="2026-09-22T12:53:00Z"/>
          <w:rFonts w:ascii="Arial" w:eastAsia="Arial" w:hAnsi="Arial" w:cs="Arial"/>
          <w:color w:val="000000" w:themeColor="text1"/>
          <w:lang w:val="en-US"/>
        </w:rPr>
      </w:pPr>
      <w:ins w:id="117" w:author="Andrea Cossa" w:date="2026-09-22T23:40:00Z" w16du:dateUtc="2026-09-22T22:40:00Z">
        <w:r>
          <w:rPr>
            <w:rFonts w:ascii="Arial" w:eastAsia="Arial" w:hAnsi="Arial" w:cs="Arial"/>
            <w:color w:val="000000" w:themeColor="text1"/>
            <w:lang w:val="en-US"/>
          </w:rPr>
          <w:t>To test th</w:t>
        </w:r>
        <w:r w:rsidR="0013636C">
          <w:rPr>
            <w:rFonts w:ascii="Arial" w:eastAsia="Arial" w:hAnsi="Arial" w:cs="Arial"/>
            <w:color w:val="000000" w:themeColor="text1"/>
            <w:lang w:val="en-US"/>
          </w:rPr>
          <w:t>is</w:t>
        </w:r>
        <w:r>
          <w:rPr>
            <w:rFonts w:ascii="Arial" w:eastAsia="Arial" w:hAnsi="Arial" w:cs="Arial"/>
            <w:color w:val="000000" w:themeColor="text1"/>
            <w:lang w:val="en-US"/>
          </w:rPr>
          <w:t xml:space="preserve"> hypothesis, </w:t>
        </w:r>
      </w:ins>
      <w:del w:id="118" w:author="Andrea Cossa" w:date="2026-09-22T23:40:00Z" w16du:dateUtc="2026-09-22T22:40:00Z">
        <w:r w:rsidR="6A8A081B" w:rsidRPr="12DBB378" w:rsidDel="005E01E5">
          <w:rPr>
            <w:rFonts w:ascii="Arial" w:eastAsia="Arial" w:hAnsi="Arial" w:cs="Arial"/>
            <w:color w:val="000000" w:themeColor="text1"/>
            <w:lang w:val="en-US"/>
          </w:rPr>
          <w:delText xml:space="preserve">, </w:delText>
        </w:r>
      </w:del>
      <w:r w:rsidR="6A8A081B" w:rsidRPr="12DBB378">
        <w:rPr>
          <w:rFonts w:ascii="Arial" w:eastAsia="Arial" w:hAnsi="Arial" w:cs="Arial"/>
          <w:color w:val="000000" w:themeColor="text1"/>
          <w:lang w:val="en-US"/>
        </w:rPr>
        <w:t>we</w:t>
      </w:r>
      <w:ins w:id="119" w:author="Andrea Cossa" w:date="2026-09-22T12:58:00Z" w16du:dateUtc="2026-09-22T11:58:00Z">
        <w:r w:rsidR="00F3220B">
          <w:rPr>
            <w:rFonts w:ascii="Arial" w:eastAsia="Arial" w:hAnsi="Arial" w:cs="Arial"/>
            <w:color w:val="000000" w:themeColor="text1"/>
            <w:lang w:val="en-US"/>
          </w:rPr>
          <w:t xml:space="preserve"> </w:t>
        </w:r>
      </w:ins>
      <w:ins w:id="120" w:author="Andrea Cossa" w:date="2026-09-22T13:03:00Z" w16du:dateUtc="2026-09-22T12:03:00Z">
        <w:r w:rsidR="006974F2">
          <w:rPr>
            <w:rFonts w:ascii="Arial" w:eastAsia="Arial" w:hAnsi="Arial" w:cs="Arial"/>
            <w:color w:val="000000" w:themeColor="text1"/>
            <w:lang w:val="en-US"/>
          </w:rPr>
          <w:t>collected</w:t>
        </w:r>
      </w:ins>
      <w:ins w:id="121" w:author="Andrea Cossa" w:date="2026-09-22T13:04:00Z" w16du:dateUtc="2026-09-22T12:04:00Z">
        <w:r w:rsidR="006974F2">
          <w:rPr>
            <w:rFonts w:ascii="Arial" w:eastAsia="Arial" w:hAnsi="Arial" w:cs="Arial"/>
            <w:color w:val="000000" w:themeColor="text1"/>
            <w:lang w:val="en-US"/>
          </w:rPr>
          <w:t xml:space="preserve"> a</w:t>
        </w:r>
      </w:ins>
      <w:r w:rsidR="6A8A081B" w:rsidRPr="12DBB378">
        <w:rPr>
          <w:rFonts w:ascii="Arial" w:eastAsia="Arial" w:hAnsi="Arial" w:cs="Arial"/>
          <w:color w:val="000000" w:themeColor="text1"/>
          <w:lang w:val="en-US"/>
        </w:rPr>
        <w:t xml:space="preserve"> </w:t>
      </w:r>
      <w:del w:id="122" w:author="Andrea Cossa" w:date="2026-09-22T12:58:00Z" w16du:dateUtc="2026-09-22T11:58:00Z">
        <w:r w:rsidR="6A8A081B" w:rsidRPr="12DBB378" w:rsidDel="00F3220B">
          <w:rPr>
            <w:rFonts w:ascii="Arial" w:eastAsia="Arial" w:hAnsi="Arial" w:cs="Arial"/>
            <w:color w:val="000000" w:themeColor="text1"/>
            <w:lang w:val="en-US"/>
          </w:rPr>
          <w:delText xml:space="preserve">collected an </w:delText>
        </w:r>
      </w:del>
      <w:r w:rsidR="6A8A081B" w:rsidRPr="12DBB378">
        <w:rPr>
          <w:rFonts w:ascii="Arial" w:eastAsia="Arial" w:hAnsi="Arial" w:cs="Arial"/>
          <w:color w:val="000000" w:themeColor="text1"/>
          <w:lang w:val="en-US"/>
        </w:rPr>
        <w:t xml:space="preserve">11pcw </w:t>
      </w:r>
      <w:proofErr w:type="spellStart"/>
      <w:r w:rsidR="6A8A081B" w:rsidRPr="12DBB378">
        <w:rPr>
          <w:rFonts w:ascii="Arial" w:eastAsia="Arial" w:hAnsi="Arial" w:cs="Arial"/>
          <w:color w:val="000000" w:themeColor="text1"/>
          <w:lang w:val="en-US"/>
        </w:rPr>
        <w:t>foetu</w:t>
      </w:r>
      <w:ins w:id="123" w:author="Andrea Cossa" w:date="2026-09-22T13:00:00Z" w16du:dateUtc="2026-09-22T12:00:00Z">
        <w:r w:rsidR="00F3220B">
          <w:rPr>
            <w:rFonts w:ascii="Arial" w:eastAsia="Arial" w:hAnsi="Arial" w:cs="Arial"/>
            <w:color w:val="000000" w:themeColor="text1"/>
            <w:lang w:val="en-US"/>
          </w:rPr>
          <w:t>s</w:t>
        </w:r>
      </w:ins>
      <w:proofErr w:type="spellEnd"/>
      <w:ins w:id="124" w:author="Andrea Cossa" w:date="2026-09-22T13:01:00Z" w16du:dateUtc="2026-09-22T12:01:00Z">
        <w:r w:rsidR="00F3220B">
          <w:rPr>
            <w:rFonts w:ascii="Arial" w:eastAsia="Arial" w:hAnsi="Arial" w:cs="Arial"/>
            <w:color w:val="000000" w:themeColor="text1"/>
            <w:lang w:val="en-US"/>
          </w:rPr>
          <w:t xml:space="preserve"> </w:t>
        </w:r>
      </w:ins>
      <w:ins w:id="125" w:author="Andrea Cossa" w:date="2026-09-22T13:04:00Z" w16du:dateUtc="2026-09-22T12:04:00Z">
        <w:r w:rsidR="006974F2">
          <w:rPr>
            <w:rFonts w:ascii="Arial" w:eastAsia="Arial" w:hAnsi="Arial" w:cs="Arial"/>
            <w:color w:val="000000" w:themeColor="text1"/>
            <w:lang w:val="en-US"/>
          </w:rPr>
          <w:t xml:space="preserve">and </w:t>
        </w:r>
      </w:ins>
      <w:ins w:id="126" w:author="Andrea Cossa" w:date="2026-09-22T13:08:00Z" w16du:dateUtc="2026-09-22T12:08:00Z">
        <w:r w:rsidR="00705B49">
          <w:rPr>
            <w:rFonts w:ascii="Arial" w:eastAsia="Arial" w:hAnsi="Arial" w:cs="Arial"/>
            <w:color w:val="000000" w:themeColor="text1"/>
            <w:lang w:val="en-US"/>
          </w:rPr>
          <w:t xml:space="preserve">systematically </w:t>
        </w:r>
      </w:ins>
      <w:ins w:id="127" w:author="Andrea Cossa" w:date="2026-09-22T13:00:00Z" w16du:dateUtc="2026-09-22T12:00:00Z">
        <w:r w:rsidR="00F3220B">
          <w:rPr>
            <w:rFonts w:ascii="Arial" w:eastAsia="Arial" w:hAnsi="Arial" w:cs="Arial"/>
            <w:color w:val="000000" w:themeColor="text1"/>
            <w:lang w:val="en-US"/>
          </w:rPr>
          <w:t>profil</w:t>
        </w:r>
      </w:ins>
      <w:ins w:id="128" w:author="Andrea Cossa" w:date="2026-09-22T13:04:00Z" w16du:dateUtc="2026-09-22T12:04:00Z">
        <w:r w:rsidR="006974F2">
          <w:rPr>
            <w:rFonts w:ascii="Arial" w:eastAsia="Arial" w:hAnsi="Arial" w:cs="Arial"/>
            <w:color w:val="000000" w:themeColor="text1"/>
            <w:lang w:val="en-US"/>
          </w:rPr>
          <w:t>ed its</w:t>
        </w:r>
      </w:ins>
      <w:ins w:id="129" w:author="Andrea Cossa" w:date="2026-09-22T13:00:00Z" w16du:dateUtc="2026-09-22T12:00:00Z">
        <w:r w:rsidR="00F3220B">
          <w:rPr>
            <w:rFonts w:ascii="Arial" w:eastAsia="Arial" w:hAnsi="Arial" w:cs="Arial"/>
            <w:color w:val="000000" w:themeColor="text1"/>
            <w:lang w:val="en-US"/>
          </w:rPr>
          <w:t xml:space="preserve"> </w:t>
        </w:r>
      </w:ins>
      <w:ins w:id="130" w:author="Andrea Cossa" w:date="2026-09-22T13:13:00Z" w16du:dateUtc="2026-09-22T12:13:00Z">
        <w:r w:rsidR="004D7644">
          <w:rPr>
            <w:rFonts w:ascii="Arial" w:eastAsia="Arial" w:hAnsi="Arial" w:cs="Arial"/>
            <w:color w:val="000000" w:themeColor="text1"/>
            <w:lang w:val="en-US"/>
          </w:rPr>
          <w:t xml:space="preserve">embryonic and extra-embryonic </w:t>
        </w:r>
      </w:ins>
      <w:ins w:id="131" w:author="Andrea Cossa" w:date="2026-09-22T13:00:00Z" w16du:dateUtc="2026-09-22T12:00:00Z">
        <w:r w:rsidR="00F3220B">
          <w:rPr>
            <w:rFonts w:ascii="Arial" w:eastAsia="Arial" w:hAnsi="Arial" w:cs="Arial"/>
            <w:color w:val="000000" w:themeColor="text1"/>
            <w:lang w:val="en-US"/>
          </w:rPr>
          <w:t>tissues</w:t>
        </w:r>
      </w:ins>
      <w:del w:id="132" w:author="Andrea Cossa" w:date="2026-09-22T13:00:00Z" w16du:dateUtc="2026-09-22T12:00:00Z">
        <w:r w:rsidR="6A8A081B" w:rsidRPr="12DBB378" w:rsidDel="00F3220B">
          <w:rPr>
            <w:rFonts w:ascii="Arial" w:eastAsia="Arial" w:hAnsi="Arial" w:cs="Arial"/>
            <w:color w:val="000000" w:themeColor="text1"/>
            <w:lang w:val="en-US"/>
          </w:rPr>
          <w:delText>s</w:delText>
        </w:r>
      </w:del>
      <w:del w:id="133" w:author="Andrea Cossa" w:date="2026-09-22T12:59:00Z" w16du:dateUtc="2026-09-22T11:59:00Z">
        <w:r w:rsidR="6A8A081B" w:rsidRPr="12DBB378" w:rsidDel="00F3220B">
          <w:rPr>
            <w:rFonts w:ascii="Arial" w:eastAsia="Arial" w:hAnsi="Arial" w:cs="Arial"/>
            <w:color w:val="000000" w:themeColor="text1"/>
            <w:lang w:val="en-US"/>
          </w:rPr>
          <w:delText xml:space="preserve"> </w:delText>
        </w:r>
      </w:del>
      <w:ins w:id="134" w:author="Andrea Cossa" w:date="2026-09-22T13:01:00Z" w16du:dateUtc="2026-09-22T12:01:00Z">
        <w:r w:rsidR="00F3220B">
          <w:rPr>
            <w:rFonts w:ascii="Arial" w:eastAsia="Arial" w:hAnsi="Arial" w:cs="Arial"/>
            <w:color w:val="000000" w:themeColor="text1"/>
            <w:lang w:val="en-US"/>
          </w:rPr>
          <w:t xml:space="preserve"> by </w:t>
        </w:r>
      </w:ins>
      <w:ins w:id="135" w:author="Andrea Cossa" w:date="2026-09-22T13:00:00Z" w16du:dateUtc="2026-09-22T12:00:00Z">
        <w:r w:rsidR="00F3220B">
          <w:rPr>
            <w:rFonts w:ascii="Arial" w:eastAsia="Arial" w:hAnsi="Arial" w:cs="Arial"/>
            <w:color w:val="000000" w:themeColor="text1"/>
            <w:lang w:val="en-US"/>
          </w:rPr>
          <w:t>Whole Genome Sequencing (WGS)</w:t>
        </w:r>
      </w:ins>
      <w:ins w:id="136" w:author="Andrea Cossa" w:date="2026-09-22T13:01:00Z" w16du:dateUtc="2026-09-22T12:01:00Z">
        <w:r w:rsidR="00F3220B">
          <w:rPr>
            <w:rFonts w:ascii="Arial" w:eastAsia="Arial" w:hAnsi="Arial" w:cs="Arial"/>
            <w:color w:val="000000" w:themeColor="text1"/>
            <w:lang w:val="en-US"/>
          </w:rPr>
          <w:t>.</w:t>
        </w:r>
      </w:ins>
      <w:ins w:id="137" w:author="Andrea Cossa" w:date="2026-09-22T23:40:00Z" w16du:dateUtc="2026-09-22T22:40:00Z">
        <w:r>
          <w:rPr>
            <w:rFonts w:ascii="Arial" w:eastAsia="Arial" w:hAnsi="Arial" w:cs="Arial"/>
            <w:color w:val="000000" w:themeColor="text1"/>
            <w:lang w:val="en-US"/>
          </w:rPr>
          <w:t xml:space="preserve"> </w:t>
        </w:r>
      </w:ins>
      <w:del w:id="138" w:author="Andrea Cossa" w:date="2026-09-22T13:04:00Z" w16du:dateUtc="2026-09-22T12:04:00Z">
        <w:r w:rsidR="6A8A081B" w:rsidRPr="12DBB378" w:rsidDel="006974F2">
          <w:rPr>
            <w:rFonts w:ascii="Arial" w:eastAsia="Arial" w:hAnsi="Arial" w:cs="Arial"/>
            <w:color w:val="000000" w:themeColor="text1"/>
            <w:lang w:val="en-US"/>
          </w:rPr>
          <w:delText xml:space="preserve">and </w:delText>
        </w:r>
        <w:r w:rsidR="73D3A320" w:rsidRPr="12DBB378" w:rsidDel="006974F2">
          <w:rPr>
            <w:rFonts w:ascii="Arial" w:eastAsia="Arial" w:hAnsi="Arial" w:cs="Arial"/>
            <w:color w:val="000000" w:themeColor="text1"/>
            <w:lang w:val="en-US"/>
          </w:rPr>
          <w:delText xml:space="preserve">sectioned </w:delText>
        </w:r>
        <w:r w:rsidR="00473A6E" w:rsidDel="006974F2">
          <w:rPr>
            <w:rFonts w:ascii="Arial" w:eastAsia="Arial" w:hAnsi="Arial" w:cs="Arial"/>
            <w:color w:val="000000" w:themeColor="text1"/>
            <w:lang w:val="en-US"/>
          </w:rPr>
          <w:delText>embryonic and extraembryonic tissues</w:delText>
        </w:r>
        <w:r w:rsidR="6A8A081B" w:rsidRPr="12DBB378" w:rsidDel="006974F2">
          <w:rPr>
            <w:rFonts w:ascii="Arial" w:eastAsia="Arial" w:hAnsi="Arial" w:cs="Arial"/>
            <w:color w:val="000000" w:themeColor="text1"/>
            <w:lang w:val="en-US"/>
          </w:rPr>
          <w:delText xml:space="preserve">. </w:delText>
        </w:r>
      </w:del>
      <w:del w:id="139" w:author="Andrea Cossa" w:date="2026-09-22T12:49:00Z" w16du:dateUtc="2026-09-22T11:49:00Z">
        <w:r w:rsidR="6A8A081B" w:rsidRPr="12DBB378" w:rsidDel="0047021D">
          <w:rPr>
            <w:rFonts w:ascii="Arial" w:eastAsia="Arial" w:hAnsi="Arial" w:cs="Arial"/>
            <w:color w:val="000000" w:themeColor="text1"/>
            <w:lang w:val="en-US"/>
          </w:rPr>
          <w:delText xml:space="preserve">After </w:delText>
        </w:r>
        <w:r w:rsidR="003021D5" w:rsidRPr="12DBB378" w:rsidDel="0047021D">
          <w:rPr>
            <w:rFonts w:ascii="Arial" w:eastAsia="Arial" w:hAnsi="Arial" w:cs="Arial"/>
            <w:color w:val="000000" w:themeColor="text1"/>
            <w:lang w:val="en-US"/>
          </w:rPr>
          <w:delText>processing</w:delText>
        </w:r>
        <w:r w:rsidR="6A8A081B" w:rsidRPr="12DBB378" w:rsidDel="0047021D">
          <w:rPr>
            <w:rFonts w:ascii="Arial" w:eastAsia="Arial" w:hAnsi="Arial" w:cs="Arial"/>
            <w:color w:val="000000" w:themeColor="text1"/>
            <w:lang w:val="en-US"/>
          </w:rPr>
          <w:delText xml:space="preserve">, we used </w:delText>
        </w:r>
      </w:del>
      <w:ins w:id="140" w:author="Andrea Cossa" w:date="2026-09-22T12:49:00Z" w16du:dateUtc="2026-09-22T11:49:00Z">
        <w:r w:rsidR="0047021D">
          <w:rPr>
            <w:rFonts w:ascii="Arial" w:eastAsia="Arial" w:hAnsi="Arial" w:cs="Arial"/>
            <w:color w:val="000000" w:themeColor="text1"/>
            <w:lang w:val="en-US"/>
          </w:rPr>
          <w:t>L</w:t>
        </w:r>
      </w:ins>
      <w:del w:id="141" w:author="Andrea Cossa" w:date="2026-09-22T12:49:00Z" w16du:dateUtc="2026-09-22T11:49:00Z">
        <w:r w:rsidR="6A8A081B" w:rsidRPr="12DBB378" w:rsidDel="0047021D">
          <w:rPr>
            <w:rFonts w:ascii="Arial" w:eastAsia="Arial" w:hAnsi="Arial" w:cs="Arial"/>
            <w:color w:val="000000" w:themeColor="text1"/>
            <w:lang w:val="en-US"/>
          </w:rPr>
          <w:delText>l</w:delText>
        </w:r>
      </w:del>
      <w:r w:rsidR="6A8A081B" w:rsidRPr="12DBB378">
        <w:rPr>
          <w:rFonts w:ascii="Arial" w:eastAsia="Arial" w:hAnsi="Arial" w:cs="Arial"/>
          <w:color w:val="000000" w:themeColor="text1"/>
          <w:lang w:val="en-US"/>
        </w:rPr>
        <w:t xml:space="preserve">aser capture </w:t>
      </w:r>
      <w:del w:id="142" w:author="Andrea Cossa" w:date="2026-09-22T12:49:00Z" w16du:dateUtc="2026-09-22T11:49:00Z">
        <w:r w:rsidR="6A8A081B" w:rsidRPr="12DBB378" w:rsidDel="0047021D">
          <w:rPr>
            <w:rFonts w:ascii="Arial" w:eastAsia="Arial" w:hAnsi="Arial" w:cs="Arial"/>
            <w:color w:val="000000" w:themeColor="text1"/>
            <w:lang w:val="en-US"/>
          </w:rPr>
          <w:delText xml:space="preserve">microscopy to </w:delText>
        </w:r>
      </w:del>
      <w:r w:rsidR="6A8A081B" w:rsidRPr="12DBB378">
        <w:rPr>
          <w:rFonts w:ascii="Arial" w:eastAsia="Arial" w:hAnsi="Arial" w:cs="Arial"/>
          <w:color w:val="000000" w:themeColor="text1"/>
          <w:lang w:val="en-US"/>
        </w:rPr>
        <w:t>microdissect</w:t>
      </w:r>
      <w:ins w:id="143" w:author="Andrea Cossa" w:date="2026-09-22T12:49:00Z" w16du:dateUtc="2026-09-22T11:49:00Z">
        <w:r w:rsidR="0047021D">
          <w:rPr>
            <w:rFonts w:ascii="Arial" w:eastAsia="Arial" w:hAnsi="Arial" w:cs="Arial"/>
            <w:color w:val="000000" w:themeColor="text1"/>
            <w:lang w:val="en-US"/>
          </w:rPr>
          <w:t xml:space="preserve">ion </w:t>
        </w:r>
      </w:ins>
      <w:ins w:id="144" w:author="Andrea Cossa" w:date="2026-09-22T12:50:00Z" w16du:dateUtc="2026-09-22T11:50:00Z">
        <w:r w:rsidR="0047021D">
          <w:rPr>
            <w:rFonts w:ascii="Arial" w:eastAsia="Arial" w:hAnsi="Arial" w:cs="Arial"/>
            <w:color w:val="000000" w:themeColor="text1"/>
            <w:lang w:val="en-US"/>
          </w:rPr>
          <w:t xml:space="preserve">(LCM) </w:t>
        </w:r>
      </w:ins>
      <w:ins w:id="145" w:author="Andrea Cossa" w:date="2026-09-22T12:49:00Z" w16du:dateUtc="2026-09-22T11:49:00Z">
        <w:r w:rsidR="0047021D">
          <w:rPr>
            <w:rFonts w:ascii="Arial" w:eastAsia="Arial" w:hAnsi="Arial" w:cs="Arial"/>
            <w:color w:val="000000" w:themeColor="text1"/>
            <w:lang w:val="en-US"/>
          </w:rPr>
          <w:t xml:space="preserve">was used to </w:t>
        </w:r>
      </w:ins>
      <w:ins w:id="146" w:author="Andrea Cossa" w:date="2026-09-22T13:05:00Z" w16du:dateUtc="2026-09-22T12:05:00Z">
        <w:r w:rsidR="006974F2">
          <w:rPr>
            <w:rFonts w:ascii="Arial" w:eastAsia="Arial" w:hAnsi="Arial" w:cs="Arial"/>
            <w:color w:val="000000" w:themeColor="text1"/>
            <w:lang w:val="en-US"/>
          </w:rPr>
          <w:t>sample</w:t>
        </w:r>
      </w:ins>
      <w:r w:rsidR="6A8A081B" w:rsidRPr="12DBB378">
        <w:rPr>
          <w:rFonts w:ascii="Arial" w:eastAsia="Arial" w:hAnsi="Arial" w:cs="Arial"/>
          <w:color w:val="000000" w:themeColor="text1"/>
          <w:lang w:val="en-US"/>
        </w:rPr>
        <w:t xml:space="preserve"> </w:t>
      </w:r>
      <w:ins w:id="147" w:author="Andrea Cossa" w:date="2026-09-22T13:35:00Z" w16du:dateUtc="2026-09-22T12:35:00Z">
        <w:r w:rsidR="00171B81">
          <w:rPr>
            <w:rFonts w:ascii="Arial" w:eastAsia="Arial" w:hAnsi="Arial" w:cs="Arial"/>
            <w:color w:val="000000" w:themeColor="text1"/>
            <w:lang w:val="en-US"/>
          </w:rPr>
          <w:t xml:space="preserve">tissue </w:t>
        </w:r>
      </w:ins>
      <w:ins w:id="148" w:author="Andrea Cossa" w:date="2026-09-22T12:49:00Z" w16du:dateUtc="2026-09-22T11:49:00Z">
        <w:r w:rsidR="0047021D">
          <w:rPr>
            <w:rFonts w:ascii="Arial" w:eastAsia="Arial" w:hAnsi="Arial" w:cs="Arial"/>
            <w:color w:val="000000" w:themeColor="text1"/>
            <w:lang w:val="en-US"/>
          </w:rPr>
          <w:t>micro</w:t>
        </w:r>
      </w:ins>
      <w:r w:rsidR="6A8A081B" w:rsidRPr="12DBB378">
        <w:rPr>
          <w:rFonts w:ascii="Arial" w:eastAsia="Arial" w:hAnsi="Arial" w:cs="Arial"/>
          <w:color w:val="000000" w:themeColor="text1"/>
          <w:lang w:val="en-US"/>
        </w:rPr>
        <w:t xml:space="preserve">regions </w:t>
      </w:r>
      <w:del w:id="149" w:author="Andrea Cossa" w:date="2026-09-22T13:33:00Z" w16du:dateUtc="2026-09-22T12:33:00Z">
        <w:r w:rsidR="6A8A081B" w:rsidRPr="12DBB378" w:rsidDel="00B12E7A">
          <w:rPr>
            <w:rFonts w:ascii="Arial" w:eastAsia="Arial" w:hAnsi="Arial" w:cs="Arial"/>
            <w:color w:val="000000" w:themeColor="text1"/>
            <w:lang w:val="en-US"/>
          </w:rPr>
          <w:delText xml:space="preserve">spanning </w:delText>
        </w:r>
      </w:del>
      <w:ins w:id="150" w:author="Andrea Cossa" w:date="2026-09-22T13:33:00Z" w16du:dateUtc="2026-09-22T12:33:00Z">
        <w:r w:rsidR="00B12E7A">
          <w:rPr>
            <w:rFonts w:ascii="Arial" w:eastAsia="Arial" w:hAnsi="Arial" w:cs="Arial"/>
            <w:color w:val="000000" w:themeColor="text1"/>
            <w:lang w:val="en-US"/>
          </w:rPr>
          <w:t>across</w:t>
        </w:r>
        <w:r w:rsidR="00B12E7A" w:rsidRPr="12DBB378">
          <w:rPr>
            <w:rFonts w:ascii="Arial" w:eastAsia="Arial" w:hAnsi="Arial" w:cs="Arial"/>
            <w:color w:val="000000" w:themeColor="text1"/>
            <w:lang w:val="en-US"/>
          </w:rPr>
          <w:t xml:space="preserve"> </w:t>
        </w:r>
      </w:ins>
      <w:r w:rsidR="6A8A081B" w:rsidRPr="12DBB378">
        <w:rPr>
          <w:rFonts w:ascii="Arial" w:eastAsia="Arial" w:hAnsi="Arial" w:cs="Arial"/>
          <w:color w:val="000000" w:themeColor="text1"/>
          <w:lang w:val="en-US"/>
        </w:rPr>
        <w:t>all major</w:t>
      </w:r>
      <w:ins w:id="151" w:author="Andrea Cossa" w:date="2026-09-22T12:52:00Z" w16du:dateUtc="2026-09-22T11:52:00Z">
        <w:r w:rsidR="0047021D">
          <w:rPr>
            <w:rFonts w:ascii="Arial" w:eastAsia="Arial" w:hAnsi="Arial" w:cs="Arial"/>
            <w:color w:val="000000" w:themeColor="text1"/>
            <w:lang w:val="en-US"/>
          </w:rPr>
          <w:t xml:space="preserve"> organs</w:t>
        </w:r>
      </w:ins>
      <w:ins w:id="152" w:author="Andrea Cossa" w:date="2026-09-22T13:27:00Z" w16du:dateUtc="2026-09-22T12:27:00Z">
        <w:r w:rsidR="00B9251B">
          <w:rPr>
            <w:rFonts w:ascii="Arial" w:eastAsia="Arial" w:hAnsi="Arial" w:cs="Arial"/>
            <w:color w:val="000000" w:themeColor="text1"/>
            <w:lang w:val="en-US"/>
          </w:rPr>
          <w:t xml:space="preserve"> </w:t>
        </w:r>
      </w:ins>
      <w:ins w:id="153" w:author="Andrea Cossa" w:date="2026-09-22T13:28:00Z" w16du:dateUtc="2026-09-22T12:28:00Z">
        <w:r w:rsidR="007A63F9">
          <w:rPr>
            <w:rFonts w:ascii="Arial" w:eastAsia="Arial" w:hAnsi="Arial" w:cs="Arial"/>
            <w:color w:val="000000" w:themeColor="text1"/>
            <w:lang w:val="en-US"/>
          </w:rPr>
          <w:t>(n=100</w:t>
        </w:r>
      </w:ins>
      <w:ins w:id="154" w:author="Andrea Cossa" w:date="2026-09-22T13:34:00Z" w16du:dateUtc="2026-09-22T12:34:00Z">
        <w:r w:rsidR="00DA2C58">
          <w:rPr>
            <w:rFonts w:ascii="Arial" w:eastAsia="Arial" w:hAnsi="Arial" w:cs="Arial"/>
            <w:color w:val="000000" w:themeColor="text1"/>
            <w:lang w:val="en-US"/>
          </w:rPr>
          <w:t xml:space="preserve">9 </w:t>
        </w:r>
      </w:ins>
      <w:ins w:id="155" w:author="Andrea Cossa" w:date="2026-09-22T13:28:00Z" w16du:dateUtc="2026-09-22T12:28:00Z">
        <w:r w:rsidR="007A63F9">
          <w:rPr>
            <w:rFonts w:ascii="Arial" w:eastAsia="Arial" w:hAnsi="Arial" w:cs="Arial"/>
            <w:color w:val="000000" w:themeColor="text1"/>
            <w:lang w:val="en-US"/>
          </w:rPr>
          <w:t>microdissections)</w:t>
        </w:r>
      </w:ins>
      <w:ins w:id="156" w:author="Andrea Cossa" w:date="2026-09-22T13:33:00Z" w16du:dateUtc="2026-09-22T12:33:00Z">
        <w:r w:rsidR="00B12E7A">
          <w:rPr>
            <w:rFonts w:ascii="Arial" w:eastAsia="Arial" w:hAnsi="Arial" w:cs="Arial"/>
            <w:color w:val="000000" w:themeColor="text1"/>
            <w:lang w:val="en-US"/>
          </w:rPr>
          <w:t xml:space="preserve">, </w:t>
        </w:r>
      </w:ins>
      <w:ins w:id="157" w:author="Andrea Cossa" w:date="2026-09-22T13:35:00Z" w16du:dateUtc="2026-09-22T12:35:00Z">
        <w:r w:rsidR="00171B81">
          <w:rPr>
            <w:rFonts w:ascii="Arial" w:eastAsia="Arial" w:hAnsi="Arial" w:cs="Arial"/>
            <w:color w:val="000000" w:themeColor="text1"/>
            <w:lang w:val="en-US"/>
          </w:rPr>
          <w:t xml:space="preserve">including </w:t>
        </w:r>
      </w:ins>
      <w:del w:id="158" w:author="Andrea Cossa" w:date="2026-09-22T13:34:00Z" w16du:dateUtc="2026-09-22T12:34:00Z">
        <w:r w:rsidR="6A8A081B" w:rsidRPr="12DBB378" w:rsidDel="00171B81">
          <w:rPr>
            <w:rFonts w:ascii="Arial" w:eastAsia="Arial" w:hAnsi="Arial" w:cs="Arial"/>
            <w:color w:val="000000" w:themeColor="text1"/>
            <w:lang w:val="en-US"/>
          </w:rPr>
          <w:delText xml:space="preserve"> </w:delText>
        </w:r>
      </w:del>
      <w:ins w:id="159" w:author="Andrea Cossa" w:date="2026-09-22T13:34:00Z" w16du:dateUtc="2026-09-22T12:34:00Z">
        <w:r w:rsidR="00171B81">
          <w:rPr>
            <w:rFonts w:ascii="Arial" w:eastAsia="Arial" w:hAnsi="Arial" w:cs="Arial"/>
            <w:color w:val="000000" w:themeColor="text1"/>
            <w:lang w:val="en-US"/>
          </w:rPr>
          <w:t xml:space="preserve">heart </w:t>
        </w:r>
      </w:ins>
      <w:del w:id="160" w:author="Andrea Cossa" w:date="2026-09-22T12:53:00Z" w16du:dateUtc="2026-09-22T11:53:00Z">
        <w:r w:rsidR="6A8A081B" w:rsidRPr="12DBB378" w:rsidDel="009F135E">
          <w:rPr>
            <w:rFonts w:ascii="Arial" w:eastAsia="Arial" w:hAnsi="Arial" w:cs="Arial"/>
            <w:color w:val="000000" w:themeColor="text1"/>
            <w:lang w:val="en-US"/>
          </w:rPr>
          <w:delText xml:space="preserve">anatomical regions of the heart </w:delText>
        </w:r>
      </w:del>
      <w:r w:rsidR="6A8A081B" w:rsidRPr="12DBB378">
        <w:rPr>
          <w:rFonts w:ascii="Arial" w:eastAsia="Arial" w:hAnsi="Arial" w:cs="Arial"/>
          <w:color w:val="000000" w:themeColor="text1"/>
          <w:lang w:val="en-US"/>
        </w:rPr>
        <w:t>(</w:t>
      </w:r>
      <w:del w:id="161" w:author="Andrea Cossa" w:date="2026-09-22T13:26:00Z" w16du:dateUtc="2026-09-22T12:26:00Z">
        <w:r w:rsidR="6A8A081B" w:rsidRPr="00800C45" w:rsidDel="00800C45">
          <w:rPr>
            <w:rFonts w:ascii="Arial" w:eastAsia="Arial" w:hAnsi="Arial" w:cs="Arial"/>
            <w:color w:val="000000" w:themeColor="text1"/>
            <w:highlight w:val="red"/>
            <w:lang w:val="en-US"/>
            <w:rPrChange w:id="162" w:author="Andrea Cossa" w:date="2026-09-22T13:26:00Z" w16du:dateUtc="2026-09-22T12:26:00Z">
              <w:rPr>
                <w:rFonts w:ascii="Arial" w:eastAsia="Arial" w:hAnsi="Arial" w:cs="Arial"/>
                <w:color w:val="000000" w:themeColor="text1"/>
                <w:lang w:val="en-US"/>
              </w:rPr>
            </w:rPrChange>
          </w:rPr>
          <w:delText xml:space="preserve">270 </w:delText>
        </w:r>
      </w:del>
      <w:ins w:id="163" w:author="Andrea Cossa" w:date="2026-09-22T13:34:00Z" w16du:dateUtc="2026-09-22T12:34:00Z">
        <w:r w:rsidR="00DA2C58">
          <w:rPr>
            <w:rFonts w:ascii="Arial" w:eastAsia="Arial" w:hAnsi="Arial" w:cs="Arial"/>
            <w:color w:val="000000" w:themeColor="text1"/>
            <w:lang w:val="en-US"/>
          </w:rPr>
          <w:t xml:space="preserve">n=128 </w:t>
        </w:r>
      </w:ins>
      <w:del w:id="164" w:author="Andrea Cossa" w:date="2026-09-22T13:28:00Z" w16du:dateUtc="2026-09-22T12:28:00Z">
        <w:r w:rsidR="6A8A081B" w:rsidRPr="12DBB378" w:rsidDel="007A63F9">
          <w:rPr>
            <w:rFonts w:ascii="Arial" w:eastAsia="Arial" w:hAnsi="Arial" w:cs="Arial"/>
            <w:color w:val="000000" w:themeColor="text1"/>
            <w:lang w:val="en-US"/>
          </w:rPr>
          <w:delText>ROIs</w:delText>
        </w:r>
      </w:del>
      <w:ins w:id="165" w:author="Andrea Cossa" w:date="2026-09-22T13:34:00Z" w16du:dateUtc="2026-09-22T12:34:00Z">
        <w:r w:rsidR="00DA2C58">
          <w:rPr>
            <w:rFonts w:ascii="Arial" w:eastAsia="Arial" w:hAnsi="Arial" w:cs="Arial"/>
            <w:color w:val="000000" w:themeColor="text1"/>
            <w:lang w:val="en-US"/>
          </w:rPr>
          <w:t>microdissections</w:t>
        </w:r>
      </w:ins>
      <w:r w:rsidR="6A8A081B" w:rsidRPr="12DBB378">
        <w:rPr>
          <w:rFonts w:ascii="Arial" w:eastAsia="Arial" w:hAnsi="Arial" w:cs="Arial"/>
          <w:color w:val="000000" w:themeColor="text1"/>
          <w:lang w:val="en-US"/>
        </w:rPr>
        <w:t xml:space="preserve">, Table </w:t>
      </w:r>
      <w:r w:rsidR="6A8A081B" w:rsidRPr="00473A6E">
        <w:rPr>
          <w:rFonts w:ascii="Arial" w:eastAsia="Arial" w:hAnsi="Arial" w:cs="Arial"/>
          <w:color w:val="000000" w:themeColor="text1"/>
          <w:highlight w:val="red"/>
          <w:lang w:val="en-US"/>
        </w:rPr>
        <w:t>XX</w:t>
      </w:r>
      <w:r w:rsidR="6A8A081B" w:rsidRPr="12DBB378">
        <w:rPr>
          <w:rFonts w:ascii="Arial" w:eastAsia="Arial" w:hAnsi="Arial" w:cs="Arial"/>
          <w:color w:val="000000" w:themeColor="text1"/>
          <w:lang w:val="en-US"/>
        </w:rPr>
        <w:t>)</w:t>
      </w:r>
      <w:ins w:id="166" w:author="Andrea Cossa" w:date="2026-09-22T14:28:00Z" w16du:dateUtc="2026-09-22T13:28:00Z">
        <w:r w:rsidR="004F0148">
          <w:rPr>
            <w:rFonts w:ascii="Arial" w:eastAsia="Arial" w:hAnsi="Arial" w:cs="Arial"/>
            <w:color w:val="000000" w:themeColor="text1"/>
            <w:lang w:val="en-US"/>
          </w:rPr>
          <w:t xml:space="preserve">, </w:t>
        </w:r>
      </w:ins>
      <w:ins w:id="167" w:author="Andrea Cossa" w:date="2026-09-22T14:30:00Z" w16du:dateUtc="2026-09-22T13:30:00Z">
        <w:r w:rsidR="00C33438">
          <w:rPr>
            <w:rFonts w:ascii="Arial" w:eastAsia="Arial" w:hAnsi="Arial" w:cs="Arial"/>
            <w:color w:val="000000" w:themeColor="text1"/>
            <w:lang w:val="en-US"/>
          </w:rPr>
          <w:t xml:space="preserve">with specific </w:t>
        </w:r>
        <w:r w:rsidR="004F1CD1">
          <w:rPr>
            <w:rFonts w:ascii="Arial" w:eastAsia="Arial" w:hAnsi="Arial" w:cs="Arial"/>
            <w:color w:val="000000" w:themeColor="text1"/>
            <w:lang w:val="en-US"/>
          </w:rPr>
          <w:t>interest in</w:t>
        </w:r>
        <w:r w:rsidR="00C33438">
          <w:rPr>
            <w:rFonts w:ascii="Arial" w:eastAsia="Arial" w:hAnsi="Arial" w:cs="Arial"/>
            <w:color w:val="000000" w:themeColor="text1"/>
            <w:lang w:val="en-US"/>
          </w:rPr>
          <w:t xml:space="preserve"> </w:t>
        </w:r>
      </w:ins>
      <w:ins w:id="168" w:author="Andrea Cossa" w:date="2026-09-22T14:29:00Z" w16du:dateUtc="2026-09-22T13:29:00Z">
        <w:r w:rsidR="004F0148">
          <w:rPr>
            <w:rFonts w:ascii="Arial" w:eastAsia="Arial" w:hAnsi="Arial" w:cs="Arial"/>
            <w:color w:val="000000" w:themeColor="text1"/>
            <w:lang w:val="en-US"/>
          </w:rPr>
          <w:t xml:space="preserve">the </w:t>
        </w:r>
      </w:ins>
      <w:ins w:id="169" w:author="Andrea Cossa" w:date="2026-09-22T14:28:00Z" w16du:dateUtc="2026-09-22T13:28:00Z">
        <w:r w:rsidR="004F0148">
          <w:rPr>
            <w:rFonts w:ascii="Arial" w:eastAsia="Arial" w:hAnsi="Arial" w:cs="Arial"/>
            <w:color w:val="000000" w:themeColor="text1"/>
            <w:lang w:val="en-US"/>
          </w:rPr>
          <w:t>RV, LV, the left and right sides of the IVS (L-IVS, R-IVS)</w:t>
        </w:r>
      </w:ins>
      <w:ins w:id="170" w:author="Andrea Cossa" w:date="2026-09-22T13:08:00Z" w16du:dateUtc="2026-09-22T12:08:00Z">
        <w:r w:rsidR="009F7537">
          <w:rPr>
            <w:rFonts w:ascii="Arial" w:eastAsia="Arial" w:hAnsi="Arial" w:cs="Arial"/>
            <w:color w:val="000000" w:themeColor="text1"/>
            <w:lang w:val="en-US"/>
          </w:rPr>
          <w:t>.</w:t>
        </w:r>
      </w:ins>
      <w:ins w:id="171" w:author="Andrea Cossa" w:date="2026-09-22T13:39:00Z" w16du:dateUtc="2026-09-22T12:39:00Z">
        <w:r w:rsidR="00EB56B1">
          <w:rPr>
            <w:rFonts w:ascii="Arial" w:eastAsia="Arial" w:hAnsi="Arial" w:cs="Arial"/>
            <w:color w:val="000000" w:themeColor="text1"/>
            <w:lang w:val="en-US"/>
          </w:rPr>
          <w:t xml:space="preserve"> </w:t>
        </w:r>
      </w:ins>
      <w:ins w:id="172" w:author="Andrea Cossa" w:date="2026-09-22T13:40:00Z" w16du:dateUtc="2026-09-22T12:40:00Z">
        <w:r w:rsidR="00EB56B1">
          <w:rPr>
            <w:rFonts w:ascii="Arial" w:eastAsia="Arial" w:hAnsi="Arial" w:cs="Arial"/>
            <w:color w:val="000000" w:themeColor="text1"/>
            <w:lang w:val="en-US"/>
          </w:rPr>
          <w:t>In parallel,</w:t>
        </w:r>
      </w:ins>
      <w:ins w:id="173" w:author="Andrea Cossa" w:date="2026-09-22T13:08:00Z" w16du:dateUtc="2026-09-22T12:08:00Z">
        <w:r w:rsidR="009F7537">
          <w:rPr>
            <w:rFonts w:ascii="Arial" w:eastAsia="Arial" w:hAnsi="Arial" w:cs="Arial"/>
            <w:color w:val="000000" w:themeColor="text1"/>
            <w:lang w:val="en-US"/>
          </w:rPr>
          <w:t xml:space="preserve"> </w:t>
        </w:r>
      </w:ins>
      <w:ins w:id="174" w:author="Andrea Cossa" w:date="2026-09-22T13:06:00Z" w16du:dateUtc="2026-09-22T12:06:00Z">
        <w:r w:rsidR="006974F2" w:rsidRPr="008C7B5D">
          <w:rPr>
            <w:rFonts w:ascii="Arial" w:eastAsia="Arial" w:hAnsi="Arial" w:cs="Arial"/>
            <w:color w:val="000000" w:themeColor="text1"/>
            <w:lang w:val="en-US"/>
          </w:rPr>
          <w:t xml:space="preserve">single blood (n=284) and gut cells (n=42) </w:t>
        </w:r>
        <w:r w:rsidR="006974F2">
          <w:rPr>
            <w:rFonts w:ascii="Arial" w:eastAsia="Arial" w:hAnsi="Arial" w:cs="Arial"/>
            <w:color w:val="000000" w:themeColor="text1"/>
            <w:lang w:val="en-US"/>
          </w:rPr>
          <w:t xml:space="preserve">were expanded </w:t>
        </w:r>
        <w:r w:rsidR="006974F2" w:rsidRPr="008C7B5D">
          <w:rPr>
            <w:rFonts w:ascii="Arial" w:eastAsia="Arial" w:hAnsi="Arial" w:cs="Arial"/>
            <w:i/>
            <w:iCs/>
            <w:color w:val="000000" w:themeColor="text1"/>
            <w:lang w:val="en-US"/>
          </w:rPr>
          <w:t>in vitro</w:t>
        </w:r>
        <w:r w:rsidR="006974F2">
          <w:rPr>
            <w:rFonts w:ascii="Arial" w:eastAsia="Arial" w:hAnsi="Arial" w:cs="Arial"/>
            <w:i/>
            <w:iCs/>
            <w:color w:val="000000" w:themeColor="text1"/>
            <w:lang w:val="en-US"/>
          </w:rPr>
          <w:t xml:space="preserve"> </w:t>
        </w:r>
        <w:r w:rsidR="006974F2">
          <w:rPr>
            <w:rFonts w:ascii="Arial" w:eastAsia="Arial" w:hAnsi="Arial" w:cs="Arial"/>
            <w:color w:val="000000" w:themeColor="text1"/>
            <w:lang w:val="en-US"/>
          </w:rPr>
          <w:t>to obtain single-cell derived colonies. All these samples were subjected to WGS (</w:t>
        </w:r>
      </w:ins>
      <w:ins w:id="175" w:author="Andrea Cossa" w:date="2026-09-22T13:07:00Z" w16du:dateUtc="2026-09-22T12:07:00Z">
        <w:r w:rsidR="006974F2" w:rsidRPr="00481737">
          <w:rPr>
            <w:rFonts w:ascii="Arial" w:eastAsia="Arial" w:hAnsi="Arial" w:cs="Arial"/>
            <w:color w:val="000000" w:themeColor="text1"/>
            <w:lang w:val="en-US"/>
          </w:rPr>
          <w:t>~29X</w:t>
        </w:r>
        <w:r w:rsidR="006974F2">
          <w:rPr>
            <w:rFonts w:ascii="Arial" w:eastAsia="Arial" w:hAnsi="Arial" w:cs="Arial"/>
            <w:color w:val="000000" w:themeColor="text1"/>
            <w:lang w:val="en-US"/>
          </w:rPr>
          <w:t xml:space="preserve"> </w:t>
        </w:r>
      </w:ins>
      <w:ins w:id="176" w:author="Andrea Cossa" w:date="2026-09-22T13:10:00Z" w16du:dateUtc="2026-09-22T12:10:00Z">
        <w:r w:rsidR="00E94622">
          <w:rPr>
            <w:rFonts w:ascii="Arial" w:eastAsia="Arial" w:hAnsi="Arial" w:cs="Arial"/>
            <w:color w:val="000000" w:themeColor="text1"/>
            <w:lang w:val="en-US"/>
          </w:rPr>
          <w:t xml:space="preserve">and ~21X </w:t>
        </w:r>
      </w:ins>
      <w:ins w:id="177" w:author="Andrea Cossa" w:date="2026-09-22T13:07:00Z" w16du:dateUtc="2026-09-22T12:07:00Z">
        <w:r w:rsidR="006974F2">
          <w:rPr>
            <w:rFonts w:ascii="Arial" w:eastAsia="Arial" w:hAnsi="Arial" w:cs="Arial"/>
            <w:color w:val="000000" w:themeColor="text1"/>
            <w:lang w:val="en-US"/>
          </w:rPr>
          <w:t>mean sequencing depth</w:t>
        </w:r>
      </w:ins>
      <w:ins w:id="178" w:author="Andrea Cossa" w:date="2026-09-22T13:10:00Z" w16du:dateUtc="2026-09-22T12:10:00Z">
        <w:r w:rsidR="00E94622">
          <w:rPr>
            <w:rFonts w:ascii="Arial" w:eastAsia="Arial" w:hAnsi="Arial" w:cs="Arial"/>
            <w:color w:val="000000" w:themeColor="text1"/>
            <w:lang w:val="en-US"/>
          </w:rPr>
          <w:t xml:space="preserve"> across LCM samples and colonies, respectively</w:t>
        </w:r>
      </w:ins>
      <w:ins w:id="179" w:author="Andrea Cossa" w:date="2026-09-22T13:06:00Z" w16du:dateUtc="2026-09-22T12:06:00Z">
        <w:r w:rsidR="006974F2">
          <w:rPr>
            <w:rFonts w:ascii="Arial" w:eastAsia="Arial" w:hAnsi="Arial" w:cs="Arial"/>
            <w:color w:val="000000" w:themeColor="text1"/>
            <w:lang w:val="en-US"/>
          </w:rPr>
          <w:t>)</w:t>
        </w:r>
      </w:ins>
      <w:ins w:id="180" w:author="Andrea Cossa" w:date="2026-09-22T13:10:00Z" w16du:dateUtc="2026-09-22T12:10:00Z">
        <w:r w:rsidR="00B2154A">
          <w:rPr>
            <w:rFonts w:ascii="Arial" w:eastAsia="Arial" w:hAnsi="Arial" w:cs="Arial"/>
            <w:color w:val="000000" w:themeColor="text1"/>
            <w:lang w:val="en-US"/>
          </w:rPr>
          <w:t xml:space="preserve">. </w:t>
        </w:r>
      </w:ins>
    </w:p>
    <w:p w14:paraId="75E35181" w14:textId="0CE08F63" w:rsidR="00473A6E" w:rsidDel="006C3E9A" w:rsidRDefault="00084432" w:rsidP="003800A1">
      <w:pPr>
        <w:pBdr>
          <w:top w:val="nil"/>
          <w:left w:val="nil"/>
          <w:bottom w:val="nil"/>
          <w:right w:val="nil"/>
          <w:between w:val="nil"/>
        </w:pBdr>
        <w:spacing w:after="0" w:line="288" w:lineRule="auto"/>
        <w:jc w:val="both"/>
        <w:rPr>
          <w:del w:id="181" w:author="Andrea Cossa" w:date="2026-09-22T14:48:00Z" w16du:dateUtc="2026-09-22T13:48:00Z"/>
          <w:rFonts w:ascii="Arial" w:eastAsia="Arial" w:hAnsi="Arial" w:cs="Arial"/>
          <w:color w:val="000000" w:themeColor="text1"/>
          <w:lang w:val="en-US"/>
        </w:rPr>
      </w:pPr>
      <w:ins w:id="182" w:author="Andrea Cossa" w:date="2026-09-22T14:16:00Z" w16du:dateUtc="2026-09-22T13:16:00Z">
        <w:r>
          <w:rPr>
            <w:rFonts w:ascii="Arial" w:eastAsia="Arial" w:hAnsi="Arial" w:cs="Arial"/>
            <w:color w:val="000000" w:themeColor="text1"/>
            <w:lang w:val="en-US"/>
          </w:rPr>
          <w:t>To maximiz</w:t>
        </w:r>
      </w:ins>
      <w:ins w:id="183" w:author="Andrea Cossa" w:date="2026-09-22T14:21:00Z" w16du:dateUtc="2026-09-22T13:21:00Z">
        <w:r w:rsidR="00937FED">
          <w:rPr>
            <w:rFonts w:ascii="Arial" w:eastAsia="Arial" w:hAnsi="Arial" w:cs="Arial"/>
            <w:color w:val="000000" w:themeColor="text1"/>
            <w:lang w:val="en-US"/>
          </w:rPr>
          <w:t>e</w:t>
        </w:r>
      </w:ins>
      <w:ins w:id="184" w:author="Andrea Cossa" w:date="2026-09-22T14:16:00Z" w16du:dateUtc="2026-09-22T13:16:00Z">
        <w:r>
          <w:rPr>
            <w:rFonts w:ascii="Arial" w:eastAsia="Arial" w:hAnsi="Arial" w:cs="Arial"/>
            <w:color w:val="000000" w:themeColor="text1"/>
            <w:lang w:val="en-US"/>
          </w:rPr>
          <w:t xml:space="preserve"> both calling accuracy and sensitivity, embryonic mutations </w:t>
        </w:r>
      </w:ins>
      <w:ins w:id="185" w:author="Andrea Cossa" w:date="2026-09-22T14:21:00Z" w16du:dateUtc="2026-09-22T13:21:00Z">
        <w:r w:rsidR="00937FED">
          <w:rPr>
            <w:rFonts w:ascii="Arial" w:eastAsia="Arial" w:hAnsi="Arial" w:cs="Arial"/>
            <w:color w:val="000000" w:themeColor="text1"/>
            <w:lang w:val="en-US"/>
          </w:rPr>
          <w:t xml:space="preserve">in the heart </w:t>
        </w:r>
      </w:ins>
      <w:ins w:id="186" w:author="Andrea Cossa" w:date="2026-09-22T14:16:00Z" w16du:dateUtc="2026-09-22T13:16:00Z">
        <w:r>
          <w:rPr>
            <w:rFonts w:ascii="Arial" w:eastAsia="Arial" w:hAnsi="Arial" w:cs="Arial"/>
            <w:color w:val="000000" w:themeColor="text1"/>
            <w:lang w:val="en-US"/>
          </w:rPr>
          <w:t xml:space="preserve">were </w:t>
        </w:r>
      </w:ins>
      <w:ins w:id="187" w:author="Andrea Cossa" w:date="2026-09-22T18:33:00Z" w16du:dateUtc="2026-09-22T17:33:00Z">
        <w:r w:rsidR="00BF1201">
          <w:rPr>
            <w:rFonts w:ascii="Arial" w:eastAsia="Arial" w:hAnsi="Arial" w:cs="Arial"/>
            <w:color w:val="000000" w:themeColor="text1"/>
            <w:lang w:val="en-US"/>
          </w:rPr>
          <w:t>detected</w:t>
        </w:r>
      </w:ins>
      <w:ins w:id="188" w:author="Andrea Cossa" w:date="2026-09-22T14:16:00Z" w16du:dateUtc="2026-09-22T13:16:00Z">
        <w:r>
          <w:rPr>
            <w:rFonts w:ascii="Arial" w:eastAsia="Arial" w:hAnsi="Arial" w:cs="Arial"/>
            <w:color w:val="000000" w:themeColor="text1"/>
            <w:lang w:val="en-US"/>
          </w:rPr>
          <w:t xml:space="preserve"> as follows.</w:t>
        </w:r>
      </w:ins>
      <w:ins w:id="189" w:author="Andrea Cossa" w:date="2026-09-22T14:19:00Z" w16du:dateUtc="2026-09-22T13:19:00Z">
        <w:r w:rsidR="00A7220B">
          <w:rPr>
            <w:rFonts w:ascii="Arial" w:eastAsia="Arial" w:hAnsi="Arial" w:cs="Arial"/>
            <w:color w:val="000000" w:themeColor="text1"/>
            <w:lang w:val="en-US"/>
          </w:rPr>
          <w:t xml:space="preserve"> First, </w:t>
        </w:r>
      </w:ins>
      <w:ins w:id="190" w:author="Andrea Cossa" w:date="2026-09-22T13:53:00Z" w16du:dateUtc="2026-09-22T12:53:00Z">
        <w:r w:rsidR="00AE2F91">
          <w:rPr>
            <w:rFonts w:ascii="Arial" w:eastAsia="Arial" w:hAnsi="Arial" w:cs="Arial"/>
            <w:color w:val="000000" w:themeColor="text1"/>
            <w:lang w:val="en-US"/>
          </w:rPr>
          <w:t>WGS data were</w:t>
        </w:r>
      </w:ins>
      <w:ins w:id="191" w:author="Andrea Cossa" w:date="2026-09-22T13:54:00Z" w16du:dateUtc="2026-09-22T12:54:00Z">
        <w:r w:rsidR="00AE2F91">
          <w:rPr>
            <w:rFonts w:ascii="Arial" w:eastAsia="Arial" w:hAnsi="Arial" w:cs="Arial"/>
            <w:color w:val="000000" w:themeColor="text1"/>
            <w:lang w:val="en-US"/>
          </w:rPr>
          <w:t xml:space="preserve"> preprocessed </w:t>
        </w:r>
      </w:ins>
      <w:ins w:id="192" w:author="Andrea Cossa" w:date="2026-09-22T14:19:00Z" w16du:dateUtc="2026-09-22T13:19:00Z">
        <w:r w:rsidR="00A7220B">
          <w:rPr>
            <w:rFonts w:ascii="Arial" w:eastAsia="Arial" w:hAnsi="Arial" w:cs="Arial"/>
            <w:color w:val="000000" w:themeColor="text1"/>
            <w:lang w:val="en-US"/>
          </w:rPr>
          <w:t xml:space="preserve">[Methods] </w:t>
        </w:r>
      </w:ins>
      <w:ins w:id="193" w:author="Andrea Cossa" w:date="2026-09-22T13:58:00Z" w16du:dateUtc="2026-09-22T12:58:00Z">
        <w:r w:rsidR="00976FD8">
          <w:rPr>
            <w:rFonts w:ascii="Arial" w:eastAsia="Arial" w:hAnsi="Arial" w:cs="Arial"/>
            <w:color w:val="000000" w:themeColor="text1"/>
            <w:lang w:val="en-US"/>
          </w:rPr>
          <w:t xml:space="preserve">to </w:t>
        </w:r>
      </w:ins>
      <w:ins w:id="194" w:author="Andrea Cossa" w:date="2026-09-22T14:00:00Z" w16du:dateUtc="2026-09-22T13:00:00Z">
        <w:r w:rsidR="00792FA9">
          <w:rPr>
            <w:rFonts w:ascii="Arial" w:eastAsia="Arial" w:hAnsi="Arial" w:cs="Arial"/>
            <w:color w:val="000000" w:themeColor="text1"/>
            <w:lang w:val="en-US"/>
          </w:rPr>
          <w:t>discriminate</w:t>
        </w:r>
      </w:ins>
      <w:ins w:id="195" w:author="Andrea Cossa" w:date="2026-09-22T13:57:00Z" w16du:dateUtc="2026-09-22T12:57:00Z">
        <w:r w:rsidR="00976FD8">
          <w:rPr>
            <w:rFonts w:ascii="Arial" w:eastAsia="Arial" w:hAnsi="Arial" w:cs="Arial"/>
            <w:color w:val="000000" w:themeColor="text1"/>
            <w:lang w:val="en-US"/>
          </w:rPr>
          <w:t xml:space="preserve"> </w:t>
        </w:r>
      </w:ins>
      <w:ins w:id="196" w:author="Andrea Cossa" w:date="2026-09-22T13:55:00Z" w16du:dateUtc="2026-09-22T12:55:00Z">
        <w:r w:rsidR="00AE2F91" w:rsidRPr="00AE2F91">
          <w:rPr>
            <w:rFonts w:ascii="Arial" w:eastAsia="Arial" w:hAnsi="Arial" w:cs="Arial"/>
            <w:i/>
            <w:iCs/>
            <w:color w:val="000000" w:themeColor="text1"/>
            <w:lang w:val="en-US"/>
            <w:rPrChange w:id="197" w:author="Andrea Cossa" w:date="2026-09-22T13:56:00Z" w16du:dateUtc="2026-09-22T12:56:00Z">
              <w:rPr>
                <w:rFonts w:ascii="Arial" w:eastAsia="Arial" w:hAnsi="Arial" w:cs="Arial"/>
                <w:color w:val="000000" w:themeColor="text1"/>
                <w:lang w:val="en-US"/>
              </w:rPr>
            </w:rPrChange>
          </w:rPr>
          <w:t>bona-fide</w:t>
        </w:r>
        <w:r w:rsidR="00AE2F91">
          <w:rPr>
            <w:rFonts w:ascii="Arial" w:eastAsia="Arial" w:hAnsi="Arial" w:cs="Arial"/>
            <w:color w:val="000000" w:themeColor="text1"/>
            <w:lang w:val="en-US"/>
          </w:rPr>
          <w:t xml:space="preserve"> </w:t>
        </w:r>
      </w:ins>
      <w:ins w:id="198" w:author="Andrea Cossa" w:date="2026-09-22T13:56:00Z" w16du:dateUtc="2026-09-22T12:56:00Z">
        <w:r w:rsidR="00AE2F91">
          <w:rPr>
            <w:rFonts w:ascii="Arial" w:eastAsia="Arial" w:hAnsi="Arial" w:cs="Arial"/>
            <w:color w:val="000000" w:themeColor="text1"/>
            <w:lang w:val="en-US"/>
          </w:rPr>
          <w:t xml:space="preserve">somatic </w:t>
        </w:r>
      </w:ins>
      <w:ins w:id="199" w:author="Andrea Cossa" w:date="2026-09-22T13:55:00Z" w16du:dateUtc="2026-09-22T12:55:00Z">
        <w:r w:rsidR="00AE2F91">
          <w:rPr>
            <w:rFonts w:ascii="Arial" w:eastAsia="Arial" w:hAnsi="Arial" w:cs="Arial"/>
            <w:color w:val="000000" w:themeColor="text1"/>
            <w:lang w:val="en-US"/>
          </w:rPr>
          <w:t>mutation</w:t>
        </w:r>
      </w:ins>
      <w:ins w:id="200" w:author="Andrea Cossa" w:date="2026-09-22T13:58:00Z" w16du:dateUtc="2026-09-22T12:58:00Z">
        <w:r w:rsidR="00976FD8">
          <w:rPr>
            <w:rFonts w:ascii="Arial" w:eastAsia="Arial" w:hAnsi="Arial" w:cs="Arial"/>
            <w:color w:val="000000" w:themeColor="text1"/>
            <w:lang w:val="en-US"/>
          </w:rPr>
          <w:t xml:space="preserve">s </w:t>
        </w:r>
      </w:ins>
      <w:ins w:id="201" w:author="Andrea Cossa" w:date="2026-09-22T13:59:00Z" w16du:dateUtc="2026-09-22T12:59:00Z">
        <w:r w:rsidR="00CC14A2">
          <w:rPr>
            <w:rFonts w:ascii="Arial" w:eastAsia="Arial" w:hAnsi="Arial" w:cs="Arial"/>
            <w:color w:val="000000" w:themeColor="text1"/>
            <w:lang w:val="en-US"/>
          </w:rPr>
          <w:t xml:space="preserve">from </w:t>
        </w:r>
      </w:ins>
      <w:ins w:id="202" w:author="Andrea Cossa" w:date="2026-09-22T13:54:00Z" w16du:dateUtc="2026-09-22T12:54:00Z">
        <w:r w:rsidR="00AE2F91">
          <w:rPr>
            <w:rFonts w:ascii="Arial" w:eastAsia="Arial" w:hAnsi="Arial" w:cs="Arial"/>
            <w:color w:val="000000" w:themeColor="text1"/>
            <w:lang w:val="en-US"/>
          </w:rPr>
          <w:t>germline mutations and sequencing artifacts.</w:t>
        </w:r>
      </w:ins>
      <w:ins w:id="203" w:author="Andrea Cossa" w:date="2026-09-22T14:16:00Z" w16du:dateUtc="2026-09-22T13:16:00Z">
        <w:r>
          <w:rPr>
            <w:rFonts w:ascii="Arial" w:eastAsia="Arial" w:hAnsi="Arial" w:cs="Arial"/>
            <w:color w:val="000000" w:themeColor="text1"/>
            <w:lang w:val="en-US"/>
          </w:rPr>
          <w:t xml:space="preserve"> </w:t>
        </w:r>
      </w:ins>
      <w:ins w:id="204" w:author="Andrea Cossa" w:date="2026-09-22T14:22:00Z" w16du:dateUtc="2026-09-22T13:22:00Z">
        <w:r w:rsidR="00ED7506">
          <w:rPr>
            <w:rFonts w:ascii="Arial" w:eastAsia="Arial" w:hAnsi="Arial" w:cs="Arial"/>
            <w:color w:val="000000" w:themeColor="text1"/>
            <w:lang w:val="en-US"/>
          </w:rPr>
          <w:t>From th</w:t>
        </w:r>
      </w:ins>
      <w:ins w:id="205" w:author="Andrea Cossa" w:date="2026-09-22T14:23:00Z" w16du:dateUtc="2026-09-22T13:23:00Z">
        <w:r w:rsidR="00315050">
          <w:rPr>
            <w:rFonts w:ascii="Arial" w:eastAsia="Arial" w:hAnsi="Arial" w:cs="Arial"/>
            <w:color w:val="000000" w:themeColor="text1"/>
            <w:lang w:val="en-US"/>
          </w:rPr>
          <w:t>is</w:t>
        </w:r>
      </w:ins>
      <w:ins w:id="206" w:author="Andrea Cossa" w:date="2026-09-22T14:22:00Z" w16du:dateUtc="2026-09-22T13:22:00Z">
        <w:r w:rsidR="00ED7506">
          <w:rPr>
            <w:rFonts w:ascii="Arial" w:eastAsia="Arial" w:hAnsi="Arial" w:cs="Arial"/>
            <w:color w:val="000000" w:themeColor="text1"/>
            <w:lang w:val="en-US"/>
          </w:rPr>
          <w:t xml:space="preserve"> </w:t>
        </w:r>
      </w:ins>
      <w:ins w:id="207" w:author="Andrea Cossa" w:date="2026-09-22T14:23:00Z" w16du:dateUtc="2026-09-22T13:23:00Z">
        <w:r w:rsidR="00F06619">
          <w:rPr>
            <w:rFonts w:ascii="Arial" w:eastAsia="Arial" w:hAnsi="Arial" w:cs="Arial"/>
            <w:color w:val="000000" w:themeColor="text1"/>
            <w:lang w:val="en-US"/>
          </w:rPr>
          <w:t xml:space="preserve">variant </w:t>
        </w:r>
        <w:r w:rsidR="00ED7506">
          <w:rPr>
            <w:rFonts w:ascii="Arial" w:eastAsia="Arial" w:hAnsi="Arial" w:cs="Arial"/>
            <w:color w:val="000000" w:themeColor="text1"/>
            <w:lang w:val="en-US"/>
          </w:rPr>
          <w:t>pool</w:t>
        </w:r>
      </w:ins>
      <w:ins w:id="208" w:author="Andrea Cossa" w:date="2026-09-22T14:22:00Z" w16du:dateUtc="2026-09-22T13:22:00Z">
        <w:r w:rsidR="00ED7506">
          <w:rPr>
            <w:rFonts w:ascii="Arial" w:eastAsia="Arial" w:hAnsi="Arial" w:cs="Arial"/>
            <w:color w:val="000000" w:themeColor="text1"/>
            <w:lang w:val="en-US"/>
          </w:rPr>
          <w:t xml:space="preserve">, </w:t>
        </w:r>
      </w:ins>
      <w:ins w:id="209" w:author="Andrea Cossa" w:date="2026-09-22T14:23:00Z" w16du:dateUtc="2026-09-22T13:23:00Z">
        <w:r w:rsidR="00ED7506">
          <w:rPr>
            <w:rFonts w:ascii="Arial" w:eastAsia="Arial" w:hAnsi="Arial" w:cs="Arial"/>
            <w:color w:val="000000" w:themeColor="text1"/>
            <w:lang w:val="en-US"/>
          </w:rPr>
          <w:t xml:space="preserve">we searched </w:t>
        </w:r>
      </w:ins>
      <w:ins w:id="210" w:author="Andrea Cossa" w:date="2026-09-22T14:01:00Z" w16du:dateUtc="2026-09-22T13:01:00Z">
        <w:r w:rsidR="009C18B5">
          <w:rPr>
            <w:rFonts w:ascii="Arial" w:eastAsia="Arial" w:hAnsi="Arial" w:cs="Arial"/>
            <w:color w:val="000000" w:themeColor="text1"/>
            <w:lang w:val="en-US"/>
          </w:rPr>
          <w:t>for</w:t>
        </w:r>
      </w:ins>
      <w:ins w:id="211" w:author="Andrea Cossa" w:date="2026-09-22T13:44:00Z" w16du:dateUtc="2026-09-22T12:44:00Z">
        <w:r w:rsidR="00466046">
          <w:rPr>
            <w:rFonts w:ascii="Arial" w:eastAsia="Arial" w:hAnsi="Arial" w:cs="Arial"/>
            <w:color w:val="000000" w:themeColor="text1"/>
            <w:lang w:val="en-US"/>
          </w:rPr>
          <w:t xml:space="preserve"> </w:t>
        </w:r>
      </w:ins>
      <w:ins w:id="212" w:author="Andrea Cossa" w:date="2026-09-22T13:47:00Z" w16du:dateUtc="2026-09-22T12:47:00Z">
        <w:r w:rsidR="00466046">
          <w:rPr>
            <w:rFonts w:ascii="Arial" w:eastAsia="Arial" w:hAnsi="Arial" w:cs="Arial"/>
            <w:color w:val="000000" w:themeColor="text1"/>
            <w:lang w:val="en-US"/>
          </w:rPr>
          <w:t xml:space="preserve">any </w:t>
        </w:r>
      </w:ins>
      <w:ins w:id="213" w:author="Andrea Cossa" w:date="2026-09-22T13:49:00Z" w16du:dateUtc="2026-09-22T12:49:00Z">
        <w:r w:rsidR="00AD24CE">
          <w:rPr>
            <w:rFonts w:ascii="Arial" w:eastAsia="Arial" w:hAnsi="Arial" w:cs="Arial"/>
            <w:color w:val="000000" w:themeColor="text1"/>
            <w:lang w:val="en-US"/>
          </w:rPr>
          <w:t xml:space="preserve">somatic mutation shared </w:t>
        </w:r>
      </w:ins>
      <w:ins w:id="214" w:author="Andrea Cossa" w:date="2026-09-22T14:13:00Z" w16du:dateUtc="2026-09-22T13:13:00Z">
        <w:r w:rsidR="00E55CB5">
          <w:rPr>
            <w:rFonts w:ascii="Arial" w:eastAsia="Arial" w:hAnsi="Arial" w:cs="Arial"/>
            <w:color w:val="000000" w:themeColor="text1"/>
            <w:lang w:val="en-US"/>
          </w:rPr>
          <w:t>by</w:t>
        </w:r>
      </w:ins>
      <w:ins w:id="215" w:author="Andrea Cossa" w:date="2026-09-22T14:06:00Z" w16du:dateUtc="2026-09-22T13:06:00Z">
        <w:r w:rsidR="009D21C1">
          <w:rPr>
            <w:rFonts w:ascii="Arial" w:eastAsia="Arial" w:hAnsi="Arial" w:cs="Arial"/>
            <w:color w:val="000000" w:themeColor="text1"/>
            <w:lang w:val="en-US"/>
          </w:rPr>
          <w:t xml:space="preserve"> </w:t>
        </w:r>
        <w:proofErr w:type="spellStart"/>
        <w:r w:rsidR="009D21C1">
          <w:rPr>
            <w:rFonts w:ascii="Arial" w:eastAsia="Arial" w:hAnsi="Arial" w:cs="Arial"/>
            <w:color w:val="000000" w:themeColor="text1"/>
            <w:lang w:val="en-US"/>
          </w:rPr>
          <w:t>i</w:t>
        </w:r>
        <w:proofErr w:type="spellEnd"/>
        <w:r w:rsidR="009D21C1">
          <w:rPr>
            <w:rFonts w:ascii="Arial" w:eastAsia="Arial" w:hAnsi="Arial" w:cs="Arial"/>
            <w:color w:val="000000" w:themeColor="text1"/>
            <w:lang w:val="en-US"/>
          </w:rPr>
          <w:t>)</w:t>
        </w:r>
      </w:ins>
      <w:ins w:id="216" w:author="Andrea Cossa" w:date="2026-09-22T13:49:00Z" w16du:dateUtc="2026-09-22T12:49:00Z">
        <w:r w:rsidR="00AD24CE">
          <w:rPr>
            <w:rFonts w:ascii="Arial" w:eastAsia="Arial" w:hAnsi="Arial" w:cs="Arial"/>
            <w:color w:val="000000" w:themeColor="text1"/>
            <w:lang w:val="en-US"/>
          </w:rPr>
          <w:t xml:space="preserve"> </w:t>
        </w:r>
      </w:ins>
      <w:ins w:id="217" w:author="Andrea Cossa" w:date="2026-09-22T14:01:00Z" w16du:dateUtc="2026-09-22T13:01:00Z">
        <w:r w:rsidR="000B7A02">
          <w:rPr>
            <w:rFonts w:ascii="Arial" w:eastAsia="Arial" w:hAnsi="Arial" w:cs="Arial"/>
            <w:color w:val="000000" w:themeColor="text1"/>
            <w:lang w:val="en-US"/>
          </w:rPr>
          <w:t xml:space="preserve">at least </w:t>
        </w:r>
      </w:ins>
      <w:ins w:id="218" w:author="Andrea Cossa" w:date="2026-09-22T14:13:00Z" w16du:dateUtc="2026-09-22T13:13:00Z">
        <w:r w:rsidR="00E718FB">
          <w:rPr>
            <w:rFonts w:ascii="Arial" w:eastAsia="Arial" w:hAnsi="Arial" w:cs="Arial"/>
            <w:color w:val="000000" w:themeColor="text1"/>
            <w:lang w:val="en-US"/>
          </w:rPr>
          <w:t>two</w:t>
        </w:r>
      </w:ins>
      <w:ins w:id="219" w:author="Andrea Cossa" w:date="2026-09-22T13:50:00Z" w16du:dateUtc="2026-09-22T12:50:00Z">
        <w:r w:rsidR="00AD24CE">
          <w:rPr>
            <w:rFonts w:ascii="Arial" w:eastAsia="Arial" w:hAnsi="Arial" w:cs="Arial"/>
            <w:color w:val="000000" w:themeColor="text1"/>
            <w:lang w:val="en-US"/>
          </w:rPr>
          <w:t xml:space="preserve"> </w:t>
        </w:r>
        <w:r w:rsidR="00AD24CE">
          <w:rPr>
            <w:rFonts w:ascii="Arial" w:eastAsia="Arial" w:hAnsi="Arial" w:cs="Arial"/>
            <w:color w:val="000000" w:themeColor="text1"/>
            <w:lang w:val="en-US"/>
          </w:rPr>
          <w:t>clonal samples (i.e., single-cell derived colonies and trophoblast LCM samples)</w:t>
        </w:r>
      </w:ins>
      <w:ins w:id="220" w:author="Andrea Cossa" w:date="2026-09-22T14:06:00Z" w16du:dateUtc="2026-09-22T13:06:00Z">
        <w:r w:rsidR="0047330E">
          <w:rPr>
            <w:rFonts w:ascii="Arial" w:eastAsia="Arial" w:hAnsi="Arial" w:cs="Arial"/>
            <w:color w:val="000000" w:themeColor="text1"/>
            <w:lang w:val="en-US"/>
          </w:rPr>
          <w:t xml:space="preserve">; </w:t>
        </w:r>
      </w:ins>
      <w:ins w:id="221" w:author="Andrea Cossa" w:date="2026-09-22T14:02:00Z" w16du:dateUtc="2026-09-22T13:02:00Z">
        <w:r w:rsidR="000B7A02">
          <w:rPr>
            <w:rFonts w:ascii="Arial" w:eastAsia="Arial" w:hAnsi="Arial" w:cs="Arial"/>
            <w:color w:val="000000" w:themeColor="text1"/>
            <w:lang w:val="en-US"/>
          </w:rPr>
          <w:t xml:space="preserve">or </w:t>
        </w:r>
      </w:ins>
      <w:ins w:id="222" w:author="Andrea Cossa" w:date="2026-09-22T14:06:00Z" w16du:dateUtc="2026-09-22T13:06:00Z">
        <w:r w:rsidR="0047330E">
          <w:rPr>
            <w:rFonts w:ascii="Arial" w:eastAsia="Arial" w:hAnsi="Arial" w:cs="Arial"/>
            <w:color w:val="000000" w:themeColor="text1"/>
            <w:lang w:val="en-US"/>
          </w:rPr>
          <w:t xml:space="preserve">ii) </w:t>
        </w:r>
      </w:ins>
      <w:ins w:id="223" w:author="Andrea Cossa" w:date="2026-09-22T14:02:00Z" w16du:dateUtc="2026-09-22T13:02:00Z">
        <w:r w:rsidR="000B7A02">
          <w:rPr>
            <w:rFonts w:ascii="Arial" w:eastAsia="Arial" w:hAnsi="Arial" w:cs="Arial"/>
            <w:color w:val="000000" w:themeColor="text1"/>
            <w:lang w:val="en-US"/>
          </w:rPr>
          <w:t xml:space="preserve">at least </w:t>
        </w:r>
      </w:ins>
      <w:ins w:id="224" w:author="Andrea Cossa" w:date="2026-09-22T14:13:00Z" w16du:dateUtc="2026-09-22T13:13:00Z">
        <w:r w:rsidR="008560B8">
          <w:rPr>
            <w:rFonts w:ascii="Arial" w:eastAsia="Arial" w:hAnsi="Arial" w:cs="Arial"/>
            <w:color w:val="000000" w:themeColor="text1"/>
            <w:lang w:val="en-US"/>
          </w:rPr>
          <w:t>one</w:t>
        </w:r>
      </w:ins>
      <w:ins w:id="225" w:author="Andrea Cossa" w:date="2026-09-22T14:02:00Z" w16du:dateUtc="2026-09-22T13:02:00Z">
        <w:r w:rsidR="000B7A02">
          <w:rPr>
            <w:rFonts w:ascii="Arial" w:eastAsia="Arial" w:hAnsi="Arial" w:cs="Arial"/>
            <w:color w:val="000000" w:themeColor="text1"/>
            <w:lang w:val="en-US"/>
          </w:rPr>
          <w:t xml:space="preserve"> clonal sample and </w:t>
        </w:r>
      </w:ins>
      <w:ins w:id="226" w:author="Andrea Cossa" w:date="2026-09-22T14:13:00Z" w16du:dateUtc="2026-09-22T13:13:00Z">
        <w:r w:rsidR="008560B8">
          <w:rPr>
            <w:rFonts w:ascii="Arial" w:eastAsia="Arial" w:hAnsi="Arial" w:cs="Arial"/>
            <w:color w:val="000000" w:themeColor="text1"/>
            <w:lang w:val="en-US"/>
          </w:rPr>
          <w:t>a</w:t>
        </w:r>
      </w:ins>
      <w:ins w:id="227" w:author="Andrea Cossa" w:date="2026-09-22T14:02:00Z" w16du:dateUtc="2026-09-22T13:02:00Z">
        <w:r w:rsidR="000B7A02">
          <w:rPr>
            <w:rFonts w:ascii="Arial" w:eastAsia="Arial" w:hAnsi="Arial" w:cs="Arial"/>
            <w:color w:val="000000" w:themeColor="text1"/>
            <w:lang w:val="en-US"/>
          </w:rPr>
          <w:t xml:space="preserve"> non-clonal sample (i.e., </w:t>
        </w:r>
      </w:ins>
      <w:ins w:id="228" w:author="Andrea Cossa" w:date="2026-09-22T14:06:00Z" w16du:dateUtc="2026-09-22T13:06:00Z">
        <w:r w:rsidR="00036BEE">
          <w:rPr>
            <w:rFonts w:ascii="Arial" w:eastAsia="Arial" w:hAnsi="Arial" w:cs="Arial"/>
            <w:color w:val="000000" w:themeColor="text1"/>
            <w:lang w:val="en-US"/>
          </w:rPr>
          <w:t>non-trophoblast</w:t>
        </w:r>
      </w:ins>
      <w:ins w:id="229" w:author="Andrea Cossa" w:date="2026-09-22T14:02:00Z" w16du:dateUtc="2026-09-22T13:02:00Z">
        <w:r w:rsidR="000B7A02">
          <w:rPr>
            <w:rFonts w:ascii="Arial" w:eastAsia="Arial" w:hAnsi="Arial" w:cs="Arial"/>
            <w:color w:val="000000" w:themeColor="text1"/>
            <w:lang w:val="en-US"/>
          </w:rPr>
          <w:t xml:space="preserve"> LCM samples)</w:t>
        </w:r>
      </w:ins>
      <w:ins w:id="230" w:author="Andrea Cossa" w:date="2026-09-22T14:04:00Z" w16du:dateUtc="2026-09-22T13:04:00Z">
        <w:r w:rsidR="00544E9D">
          <w:rPr>
            <w:rFonts w:ascii="Arial" w:eastAsia="Arial" w:hAnsi="Arial" w:cs="Arial"/>
            <w:color w:val="000000" w:themeColor="text1"/>
            <w:lang w:val="en-US"/>
          </w:rPr>
          <w:t>.</w:t>
        </w:r>
      </w:ins>
      <w:ins w:id="231" w:author="Andrea Cossa" w:date="2026-09-22T15:07:00Z" w16du:dateUtc="2026-09-22T14:07:00Z">
        <w:r w:rsidR="001D5C88">
          <w:rPr>
            <w:rFonts w:ascii="Arial" w:eastAsia="Arial" w:hAnsi="Arial" w:cs="Arial"/>
            <w:color w:val="000000" w:themeColor="text1"/>
            <w:lang w:val="en-US"/>
          </w:rPr>
          <w:t xml:space="preserve"> </w:t>
        </w:r>
      </w:ins>
      <w:ins w:id="232" w:author="Andrea Cossa" w:date="2026-09-22T15:08:00Z" w16du:dateUtc="2026-09-22T14:08:00Z">
        <w:r w:rsidR="001D5C88">
          <w:rPr>
            <w:rFonts w:ascii="Arial" w:eastAsia="Arial" w:hAnsi="Arial" w:cs="Arial"/>
            <w:color w:val="000000" w:themeColor="text1"/>
            <w:lang w:val="en-US"/>
          </w:rPr>
          <w:t xml:space="preserve">This </w:t>
        </w:r>
      </w:ins>
      <w:ins w:id="233" w:author="Andrea Cossa" w:date="2026-09-22T17:39:00Z" w16du:dateUtc="2026-09-22T16:39:00Z">
        <w:r w:rsidR="00464087">
          <w:rPr>
            <w:rFonts w:ascii="Arial" w:eastAsia="Arial" w:hAnsi="Arial" w:cs="Arial"/>
            <w:color w:val="000000" w:themeColor="text1"/>
            <w:lang w:val="en-US"/>
          </w:rPr>
          <w:t xml:space="preserve">first </w:t>
        </w:r>
      </w:ins>
      <w:ins w:id="234" w:author="Andrea Cossa" w:date="2026-09-22T15:08:00Z" w16du:dateUtc="2026-09-22T14:08:00Z">
        <w:r w:rsidR="001D5C88">
          <w:rPr>
            <w:rFonts w:ascii="Arial" w:eastAsia="Arial" w:hAnsi="Arial" w:cs="Arial"/>
            <w:color w:val="000000" w:themeColor="text1"/>
            <w:lang w:val="en-US"/>
          </w:rPr>
          <w:t>strategy yielded n=</w:t>
        </w:r>
      </w:ins>
      <w:ins w:id="235" w:author="Andrea Cossa" w:date="2026-09-22T18:34:00Z" w16du:dateUtc="2026-09-22T17:34:00Z">
        <w:r w:rsidR="00633FA9">
          <w:rPr>
            <w:rFonts w:ascii="Arial" w:eastAsia="Arial" w:hAnsi="Arial" w:cs="Arial"/>
            <w:color w:val="000000" w:themeColor="text1"/>
            <w:lang w:val="en-US"/>
          </w:rPr>
          <w:t>14</w:t>
        </w:r>
      </w:ins>
      <w:ins w:id="236" w:author="Andrea Cossa" w:date="2026-09-22T18:35:00Z" w16du:dateUtc="2026-09-22T17:35:00Z">
        <w:r w:rsidR="00633FA9">
          <w:rPr>
            <w:rFonts w:ascii="Arial" w:eastAsia="Arial" w:hAnsi="Arial" w:cs="Arial"/>
            <w:color w:val="000000" w:themeColor="text1"/>
            <w:lang w:val="en-US"/>
          </w:rPr>
          <w:t xml:space="preserve">064 </w:t>
        </w:r>
      </w:ins>
      <w:ins w:id="237" w:author="Andrea Cossa" w:date="2026-09-22T15:08:00Z" w16du:dateUtc="2026-09-22T14:08:00Z">
        <w:r w:rsidR="001D5C88">
          <w:rPr>
            <w:rFonts w:ascii="Arial" w:eastAsia="Arial" w:hAnsi="Arial" w:cs="Arial"/>
            <w:color w:val="000000" w:themeColor="text1"/>
            <w:lang w:val="en-US"/>
          </w:rPr>
          <w:t>candidate Single-Nucleotide Variants (SNVs)</w:t>
        </w:r>
      </w:ins>
      <w:ins w:id="238" w:author="Andrea Cossa" w:date="2026-09-22T18:35:00Z" w16du:dateUtc="2026-09-22T17:35:00Z">
        <w:r w:rsidR="005B20AB">
          <w:rPr>
            <w:rFonts w:ascii="Arial" w:eastAsia="Arial" w:hAnsi="Arial" w:cs="Arial"/>
            <w:color w:val="000000" w:themeColor="text1"/>
            <w:lang w:val="en-US"/>
          </w:rPr>
          <w:t xml:space="preserve"> across all sam</w:t>
        </w:r>
      </w:ins>
      <w:ins w:id="239" w:author="Andrea Cossa" w:date="2026-09-22T18:36:00Z" w16du:dateUtc="2026-09-22T17:36:00Z">
        <w:r w:rsidR="005B20AB">
          <w:rPr>
            <w:rFonts w:ascii="Arial" w:eastAsia="Arial" w:hAnsi="Arial" w:cs="Arial"/>
            <w:color w:val="000000" w:themeColor="text1"/>
            <w:lang w:val="en-US"/>
          </w:rPr>
          <w:t>ples and n=</w:t>
        </w:r>
      </w:ins>
      <w:ins w:id="240" w:author="Andrea Cossa" w:date="2026-09-22T18:35:00Z" w16du:dateUtc="2026-09-22T17:35:00Z">
        <w:r w:rsidR="00633FA9">
          <w:rPr>
            <w:rFonts w:ascii="Arial" w:eastAsia="Arial" w:hAnsi="Arial" w:cs="Arial"/>
            <w:color w:val="000000" w:themeColor="text1"/>
            <w:lang w:val="en-US"/>
          </w:rPr>
          <w:t>4512</w:t>
        </w:r>
        <w:r w:rsidR="005B20AB">
          <w:rPr>
            <w:rFonts w:ascii="Arial" w:eastAsia="Arial" w:hAnsi="Arial" w:cs="Arial"/>
            <w:color w:val="000000" w:themeColor="text1"/>
            <w:lang w:val="en-US"/>
          </w:rPr>
          <w:t xml:space="preserve"> </w:t>
        </w:r>
      </w:ins>
      <w:ins w:id="241" w:author="Andrea Cossa" w:date="2026-09-22T15:08:00Z" w16du:dateUtc="2026-09-22T14:08:00Z">
        <w:r w:rsidR="001D5C88">
          <w:rPr>
            <w:rFonts w:ascii="Arial" w:eastAsia="Arial" w:hAnsi="Arial" w:cs="Arial"/>
            <w:color w:val="000000" w:themeColor="text1"/>
            <w:lang w:val="en-US"/>
          </w:rPr>
          <w:t>in the heart.</w:t>
        </w:r>
      </w:ins>
      <w:ins w:id="242" w:author="Andrea Cossa" w:date="2026-09-22T14:53:00Z" w16du:dateUtc="2026-09-22T13:53:00Z">
        <w:r w:rsidR="00AC5F81">
          <w:rPr>
            <w:rFonts w:ascii="Arial" w:eastAsia="Arial" w:hAnsi="Arial" w:cs="Arial"/>
            <w:color w:val="000000" w:themeColor="text1"/>
            <w:lang w:val="en-US"/>
          </w:rPr>
          <w:t xml:space="preserve"> </w:t>
        </w:r>
      </w:ins>
      <w:ins w:id="243" w:author="Andrea Cossa" w:date="2026-09-22T17:58:00Z" w16du:dateUtc="2026-09-22T16:58:00Z">
        <w:r w:rsidR="002908DF">
          <w:rPr>
            <w:rFonts w:ascii="Arial" w:eastAsia="Arial" w:hAnsi="Arial" w:cs="Arial"/>
            <w:color w:val="000000" w:themeColor="text1"/>
            <w:lang w:val="en-US"/>
          </w:rPr>
          <w:t>Then</w:t>
        </w:r>
      </w:ins>
      <w:ins w:id="244" w:author="Andrea Cossa" w:date="2026-09-22T14:25:00Z" w16du:dateUtc="2026-09-22T13:25:00Z">
        <w:r w:rsidR="00AD4D5C">
          <w:rPr>
            <w:rFonts w:ascii="Arial" w:eastAsia="Arial" w:hAnsi="Arial" w:cs="Arial"/>
            <w:color w:val="000000" w:themeColor="text1"/>
            <w:lang w:val="en-US"/>
          </w:rPr>
          <w:t xml:space="preserve">, </w:t>
        </w:r>
      </w:ins>
      <w:ins w:id="245" w:author="Andrea Cossa" w:date="2026-09-22T14:31:00Z" w16du:dateUtc="2026-09-22T13:31:00Z">
        <w:r w:rsidR="00CF5C1E">
          <w:rPr>
            <w:rFonts w:ascii="Arial" w:eastAsia="Arial" w:hAnsi="Arial" w:cs="Arial"/>
            <w:color w:val="000000" w:themeColor="text1"/>
            <w:lang w:val="en-US"/>
          </w:rPr>
          <w:t xml:space="preserve">to capture </w:t>
        </w:r>
      </w:ins>
      <w:ins w:id="246" w:author="Andrea Cossa" w:date="2026-09-22T14:34:00Z" w16du:dateUtc="2026-09-22T13:34:00Z">
        <w:r w:rsidR="000C3554">
          <w:rPr>
            <w:rFonts w:ascii="Arial" w:eastAsia="Arial" w:hAnsi="Arial" w:cs="Arial"/>
            <w:color w:val="000000" w:themeColor="text1"/>
            <w:lang w:val="en-US"/>
          </w:rPr>
          <w:t xml:space="preserve">any </w:t>
        </w:r>
      </w:ins>
      <w:ins w:id="247" w:author="Andrea Cossa" w:date="2026-09-22T14:31:00Z" w16du:dateUtc="2026-09-22T13:31:00Z">
        <w:r w:rsidR="00CF5C1E">
          <w:rPr>
            <w:rFonts w:ascii="Arial" w:eastAsia="Arial" w:hAnsi="Arial" w:cs="Arial"/>
            <w:color w:val="000000" w:themeColor="text1"/>
            <w:lang w:val="en-US"/>
          </w:rPr>
          <w:t>spa</w:t>
        </w:r>
      </w:ins>
      <w:ins w:id="248" w:author="Andrea Cossa" w:date="2026-09-22T14:32:00Z" w16du:dateUtc="2026-09-22T13:32:00Z">
        <w:r w:rsidR="00CF5C1E">
          <w:rPr>
            <w:rFonts w:ascii="Arial" w:eastAsia="Arial" w:hAnsi="Arial" w:cs="Arial"/>
            <w:color w:val="000000" w:themeColor="text1"/>
            <w:lang w:val="en-US"/>
          </w:rPr>
          <w:t xml:space="preserve">rse </w:t>
        </w:r>
      </w:ins>
      <w:ins w:id="249" w:author="Andrea Cossa" w:date="2026-09-22T14:33:00Z" w16du:dateUtc="2026-09-22T13:33:00Z">
        <w:r w:rsidR="002F65D6">
          <w:rPr>
            <w:rFonts w:ascii="Arial" w:eastAsia="Arial" w:hAnsi="Arial" w:cs="Arial"/>
            <w:color w:val="000000" w:themeColor="text1"/>
            <w:lang w:val="en-US"/>
          </w:rPr>
          <w:t xml:space="preserve">or late-arising </w:t>
        </w:r>
      </w:ins>
      <w:ins w:id="250" w:author="Andrea Cossa" w:date="2026-09-22T14:32:00Z" w16du:dateUtc="2026-09-22T13:32:00Z">
        <w:r w:rsidR="00CF5C1E">
          <w:rPr>
            <w:rFonts w:ascii="Arial" w:eastAsia="Arial" w:hAnsi="Arial" w:cs="Arial"/>
            <w:color w:val="000000" w:themeColor="text1"/>
            <w:lang w:val="en-US"/>
          </w:rPr>
          <w:t xml:space="preserve">mutation that might have </w:t>
        </w:r>
      </w:ins>
      <w:ins w:id="251" w:author="Andrea Cossa" w:date="2026-09-22T14:33:00Z" w16du:dateUtc="2026-09-22T13:33:00Z">
        <w:r w:rsidR="00B02E3D">
          <w:rPr>
            <w:rFonts w:ascii="Arial" w:eastAsia="Arial" w:hAnsi="Arial" w:cs="Arial"/>
            <w:color w:val="000000" w:themeColor="text1"/>
            <w:lang w:val="en-US"/>
          </w:rPr>
          <w:t xml:space="preserve">not </w:t>
        </w:r>
      </w:ins>
      <w:ins w:id="252" w:author="Andrea Cossa" w:date="2026-09-22T14:32:00Z" w16du:dateUtc="2026-09-22T13:32:00Z">
        <w:r w:rsidR="00CF5C1E">
          <w:rPr>
            <w:rFonts w:ascii="Arial" w:eastAsia="Arial" w:hAnsi="Arial" w:cs="Arial"/>
            <w:color w:val="000000" w:themeColor="text1"/>
            <w:lang w:val="en-US"/>
          </w:rPr>
          <w:t xml:space="preserve">been </w:t>
        </w:r>
      </w:ins>
      <w:ins w:id="253" w:author="Andrea Cossa" w:date="2026-09-22T14:34:00Z" w16du:dateUtc="2026-09-22T13:34:00Z">
        <w:r w:rsidR="000C3554">
          <w:rPr>
            <w:rFonts w:ascii="Arial" w:eastAsia="Arial" w:hAnsi="Arial" w:cs="Arial"/>
            <w:color w:val="000000" w:themeColor="text1"/>
            <w:lang w:val="en-US"/>
          </w:rPr>
          <w:t>detected</w:t>
        </w:r>
      </w:ins>
      <w:ins w:id="254" w:author="Andrea Cossa" w:date="2026-09-22T14:35:00Z" w16du:dateUtc="2026-09-22T13:35:00Z">
        <w:r w:rsidR="000C3554">
          <w:rPr>
            <w:rFonts w:ascii="Arial" w:eastAsia="Arial" w:hAnsi="Arial" w:cs="Arial"/>
            <w:color w:val="000000" w:themeColor="text1"/>
            <w:lang w:val="en-US"/>
          </w:rPr>
          <w:t xml:space="preserve"> by this</w:t>
        </w:r>
      </w:ins>
      <w:ins w:id="255" w:author="Andrea Cossa" w:date="2026-09-22T18:36:00Z" w16du:dateUtc="2026-09-22T17:36:00Z">
        <w:r w:rsidR="004F20AA">
          <w:rPr>
            <w:rFonts w:ascii="Arial" w:eastAsia="Arial" w:hAnsi="Arial" w:cs="Arial"/>
            <w:color w:val="000000" w:themeColor="text1"/>
            <w:lang w:val="en-US"/>
          </w:rPr>
          <w:t xml:space="preserve"> </w:t>
        </w:r>
      </w:ins>
      <w:ins w:id="256" w:author="Andrea Cossa" w:date="2026-09-22T23:52:00Z" w16du:dateUtc="2026-09-22T22:52:00Z">
        <w:r w:rsidR="00B82E7E">
          <w:rPr>
            <w:rFonts w:ascii="Arial" w:eastAsia="Arial" w:hAnsi="Arial" w:cs="Arial"/>
            <w:color w:val="000000" w:themeColor="text1"/>
            <w:lang w:val="en-US"/>
          </w:rPr>
          <w:t xml:space="preserve">first </w:t>
        </w:r>
      </w:ins>
      <w:ins w:id="257" w:author="Andrea Cossa" w:date="2026-09-22T14:35:00Z" w16du:dateUtc="2026-09-22T13:35:00Z">
        <w:r w:rsidR="000C3554">
          <w:rPr>
            <w:rFonts w:ascii="Arial" w:eastAsia="Arial" w:hAnsi="Arial" w:cs="Arial"/>
            <w:color w:val="000000" w:themeColor="text1"/>
            <w:lang w:val="en-US"/>
          </w:rPr>
          <w:t>strategy</w:t>
        </w:r>
      </w:ins>
      <w:ins w:id="258" w:author="Andrea Cossa" w:date="2026-09-22T14:32:00Z" w16du:dateUtc="2026-09-22T13:32:00Z">
        <w:r w:rsidR="00CF5C1E">
          <w:rPr>
            <w:rFonts w:ascii="Arial" w:eastAsia="Arial" w:hAnsi="Arial" w:cs="Arial"/>
            <w:color w:val="000000" w:themeColor="text1"/>
            <w:lang w:val="en-US"/>
          </w:rPr>
          <w:t xml:space="preserve">, </w:t>
        </w:r>
      </w:ins>
      <w:ins w:id="259" w:author="Andrea Cossa" w:date="2026-09-22T14:25:00Z" w16du:dateUtc="2026-09-22T13:25:00Z">
        <w:r w:rsidR="00AD4D5C">
          <w:rPr>
            <w:rFonts w:ascii="Arial" w:eastAsia="Arial" w:hAnsi="Arial" w:cs="Arial"/>
            <w:color w:val="000000" w:themeColor="text1"/>
            <w:lang w:val="en-US"/>
          </w:rPr>
          <w:t>we</w:t>
        </w:r>
        <w:r w:rsidR="00537BCD">
          <w:rPr>
            <w:rFonts w:ascii="Arial" w:eastAsia="Arial" w:hAnsi="Arial" w:cs="Arial"/>
            <w:color w:val="000000" w:themeColor="text1"/>
            <w:lang w:val="en-US"/>
          </w:rPr>
          <w:t xml:space="preserve"> </w:t>
        </w:r>
      </w:ins>
      <w:ins w:id="260" w:author="Andrea Cossa" w:date="2026-09-22T14:26:00Z" w16du:dateUtc="2026-09-22T13:26:00Z">
        <w:r w:rsidR="004F0148">
          <w:rPr>
            <w:rFonts w:ascii="Arial" w:eastAsia="Arial" w:hAnsi="Arial" w:cs="Arial"/>
            <w:color w:val="000000" w:themeColor="text1"/>
            <w:lang w:val="en-US"/>
          </w:rPr>
          <w:t xml:space="preserve">pooled sequencing reads from </w:t>
        </w:r>
      </w:ins>
      <w:ins w:id="261" w:author="Andrea Cossa" w:date="2026-09-22T14:27:00Z" w16du:dateUtc="2026-09-22T13:27:00Z">
        <w:r w:rsidR="004F0148">
          <w:rPr>
            <w:rFonts w:ascii="Arial" w:eastAsia="Arial" w:hAnsi="Arial" w:cs="Arial"/>
            <w:color w:val="000000" w:themeColor="text1"/>
            <w:lang w:val="en-US"/>
          </w:rPr>
          <w:t xml:space="preserve">proximal heart LCM samples and call somatic mutations against </w:t>
        </w:r>
      </w:ins>
      <w:ins w:id="262" w:author="Andrea Cossa" w:date="2026-09-22T14:32:00Z" w16du:dateUtc="2026-09-22T13:32:00Z">
        <w:r w:rsidR="00084FC6">
          <w:rPr>
            <w:rFonts w:ascii="Arial" w:eastAsia="Arial" w:hAnsi="Arial" w:cs="Arial"/>
            <w:color w:val="000000" w:themeColor="text1"/>
            <w:lang w:val="en-US"/>
          </w:rPr>
          <w:t>placenta</w:t>
        </w:r>
      </w:ins>
      <w:ins w:id="263" w:author="Andrea Cossa" w:date="2026-09-22T17:58:00Z" w16du:dateUtc="2026-09-22T16:58:00Z">
        <w:r w:rsidR="00CC3C5B">
          <w:rPr>
            <w:rFonts w:ascii="Arial" w:eastAsia="Arial" w:hAnsi="Arial" w:cs="Arial"/>
            <w:color w:val="000000" w:themeColor="text1"/>
            <w:lang w:val="en-US"/>
          </w:rPr>
          <w:t xml:space="preserve"> samples</w:t>
        </w:r>
      </w:ins>
      <w:ins w:id="264" w:author="Andrea Cossa" w:date="2026-09-22T14:35:00Z" w16du:dateUtc="2026-09-22T13:35:00Z">
        <w:r w:rsidR="00F815C8">
          <w:rPr>
            <w:rFonts w:ascii="Arial" w:eastAsia="Arial" w:hAnsi="Arial" w:cs="Arial"/>
            <w:color w:val="000000" w:themeColor="text1"/>
            <w:lang w:val="en-US"/>
          </w:rPr>
          <w:t xml:space="preserve"> [Methods]</w:t>
        </w:r>
      </w:ins>
      <w:ins w:id="265" w:author="Andrea Cossa" w:date="2026-09-22T14:39:00Z" w16du:dateUtc="2026-09-22T13:39:00Z">
        <w:r w:rsidR="003800A1">
          <w:rPr>
            <w:rFonts w:ascii="Arial" w:eastAsia="Arial" w:hAnsi="Arial" w:cs="Arial"/>
            <w:color w:val="000000" w:themeColor="text1"/>
            <w:lang w:val="en-US"/>
          </w:rPr>
          <w:t>.</w:t>
        </w:r>
      </w:ins>
      <w:ins w:id="266" w:author="Andrea Cossa" w:date="2026-09-22T15:09:00Z" w16du:dateUtc="2026-09-22T14:09:00Z">
        <w:r w:rsidR="001D5C88">
          <w:rPr>
            <w:rFonts w:ascii="Arial" w:eastAsia="Arial" w:hAnsi="Arial" w:cs="Arial"/>
            <w:color w:val="000000" w:themeColor="text1"/>
            <w:lang w:val="en-US"/>
          </w:rPr>
          <w:t xml:space="preserve"> </w:t>
        </w:r>
        <w:r w:rsidR="001D5C88">
          <w:rPr>
            <w:rFonts w:ascii="Arial" w:eastAsia="Arial" w:hAnsi="Arial" w:cs="Arial"/>
            <w:color w:val="000000" w:themeColor="text1"/>
            <w:lang w:val="en-US"/>
          </w:rPr>
          <w:t xml:space="preserve">This </w:t>
        </w:r>
      </w:ins>
      <w:ins w:id="267" w:author="Andrea Cossa" w:date="2026-09-22T17:39:00Z" w16du:dateUtc="2026-09-22T16:39:00Z">
        <w:r w:rsidR="00480866">
          <w:rPr>
            <w:rFonts w:ascii="Arial" w:eastAsia="Arial" w:hAnsi="Arial" w:cs="Arial"/>
            <w:color w:val="000000" w:themeColor="text1"/>
            <w:lang w:val="en-US"/>
          </w:rPr>
          <w:t xml:space="preserve">second </w:t>
        </w:r>
      </w:ins>
      <w:ins w:id="268" w:author="Andrea Cossa" w:date="2026-09-22T15:09:00Z" w16du:dateUtc="2026-09-22T14:09:00Z">
        <w:r w:rsidR="001D5C88">
          <w:rPr>
            <w:rFonts w:ascii="Arial" w:eastAsia="Arial" w:hAnsi="Arial" w:cs="Arial"/>
            <w:color w:val="000000" w:themeColor="text1"/>
            <w:lang w:val="en-US"/>
          </w:rPr>
          <w:t>strategy yielded n=</w:t>
        </w:r>
        <w:r w:rsidR="001D5C88">
          <w:rPr>
            <w:rFonts w:ascii="Arial" w:eastAsia="Arial" w:hAnsi="Arial" w:cs="Arial"/>
            <w:color w:val="000000" w:themeColor="text1"/>
            <w:lang w:val="en-US"/>
          </w:rPr>
          <w:t>1028</w:t>
        </w:r>
        <w:r w:rsidR="001D5C88">
          <w:rPr>
            <w:rFonts w:ascii="Arial" w:eastAsia="Arial" w:hAnsi="Arial" w:cs="Arial"/>
            <w:color w:val="000000" w:themeColor="text1"/>
            <w:lang w:val="en-US"/>
          </w:rPr>
          <w:t xml:space="preserve"> candidate SNVs.</w:t>
        </w:r>
      </w:ins>
      <w:ins w:id="269" w:author="Andrea Cossa" w:date="2026-09-22T14:40:00Z" w16du:dateUtc="2026-09-22T13:40:00Z">
        <w:r w:rsidR="003800A1">
          <w:rPr>
            <w:rFonts w:ascii="Arial" w:eastAsia="Arial" w:hAnsi="Arial" w:cs="Arial"/>
            <w:color w:val="000000" w:themeColor="text1"/>
            <w:lang w:val="en-US"/>
          </w:rPr>
          <w:t xml:space="preserve"> </w:t>
        </w:r>
      </w:ins>
      <w:ins w:id="270" w:author="Andrea Cossa" w:date="2026-09-22T14:36:00Z" w16du:dateUtc="2026-09-22T13:36:00Z">
        <w:r w:rsidR="003800A1">
          <w:rPr>
            <w:rFonts w:ascii="Arial" w:eastAsia="Arial" w:hAnsi="Arial" w:cs="Arial"/>
            <w:color w:val="000000" w:themeColor="text1"/>
            <w:lang w:val="en-US"/>
          </w:rPr>
          <w:t xml:space="preserve">After </w:t>
        </w:r>
      </w:ins>
      <w:ins w:id="271" w:author="Andrea Cossa" w:date="2026-09-22T18:37:00Z" w16du:dateUtc="2026-09-22T17:37:00Z">
        <w:r w:rsidR="0077602F">
          <w:rPr>
            <w:rFonts w:ascii="Arial" w:eastAsia="Arial" w:hAnsi="Arial" w:cs="Arial"/>
            <w:color w:val="000000" w:themeColor="text1"/>
            <w:lang w:val="en-US"/>
          </w:rPr>
          <w:t>merging</w:t>
        </w:r>
      </w:ins>
      <w:ins w:id="272" w:author="Andrea Cossa" w:date="2026-09-22T23:52:00Z" w16du:dateUtc="2026-09-22T22:52:00Z">
        <w:r w:rsidR="00AB3069">
          <w:rPr>
            <w:rFonts w:ascii="Arial" w:eastAsia="Arial" w:hAnsi="Arial" w:cs="Arial"/>
            <w:color w:val="000000" w:themeColor="text1"/>
            <w:lang w:val="en-US"/>
          </w:rPr>
          <w:t xml:space="preserve"> the two </w:t>
        </w:r>
        <w:proofErr w:type="spellStart"/>
        <w:r w:rsidR="00AB3069">
          <w:rPr>
            <w:rFonts w:ascii="Arial" w:eastAsia="Arial" w:hAnsi="Arial" w:cs="Arial"/>
            <w:color w:val="000000" w:themeColor="text1"/>
            <w:lang w:val="en-US"/>
          </w:rPr>
          <w:t>callsets</w:t>
        </w:r>
      </w:ins>
      <w:proofErr w:type="spellEnd"/>
      <w:ins w:id="273" w:author="Andrea Cossa" w:date="2026-09-23T00:30:00Z" w16du:dateUtc="2026-09-22T23:30:00Z">
        <w:r w:rsidR="00194C3F">
          <w:rPr>
            <w:rFonts w:ascii="Arial" w:eastAsia="Arial" w:hAnsi="Arial" w:cs="Arial"/>
            <w:color w:val="000000" w:themeColor="text1"/>
            <w:lang w:val="en-US"/>
          </w:rPr>
          <w:t xml:space="preserve"> </w:t>
        </w:r>
      </w:ins>
      <w:ins w:id="274" w:author="Andrea Cossa" w:date="2026-09-24T10:06:00Z" w16du:dateUtc="2026-09-24T08:06:00Z">
        <w:r w:rsidR="00D503EA">
          <w:rPr>
            <w:rFonts w:ascii="Arial" w:eastAsia="Arial" w:hAnsi="Arial" w:cs="Arial"/>
            <w:color w:val="000000" w:themeColor="text1"/>
            <w:lang w:val="en-US"/>
          </w:rPr>
          <w:t xml:space="preserve">and </w:t>
        </w:r>
      </w:ins>
      <w:ins w:id="275" w:author="Andrea Cossa" w:date="2026-09-22T14:36:00Z" w16du:dateUtc="2026-09-22T13:36:00Z">
        <w:r w:rsidR="003800A1">
          <w:rPr>
            <w:rFonts w:ascii="Arial" w:eastAsia="Arial" w:hAnsi="Arial" w:cs="Arial"/>
            <w:color w:val="000000" w:themeColor="text1"/>
            <w:lang w:val="en-US"/>
          </w:rPr>
          <w:t>extensive QC</w:t>
        </w:r>
      </w:ins>
      <w:ins w:id="276" w:author="Andrea Cossa" w:date="2026-09-24T10:07:00Z" w16du:dateUtc="2026-09-24T08:07:00Z">
        <w:r w:rsidR="00D503EA">
          <w:rPr>
            <w:rFonts w:ascii="Arial" w:eastAsia="Arial" w:hAnsi="Arial" w:cs="Arial"/>
            <w:color w:val="000000" w:themeColor="text1"/>
            <w:lang w:val="en-US"/>
          </w:rPr>
          <w:t xml:space="preserve"> </w:t>
        </w:r>
      </w:ins>
      <w:ins w:id="277" w:author="Andrea Cossa" w:date="2026-09-22T14:53:00Z" w16du:dateUtc="2026-09-22T13:53:00Z">
        <w:r w:rsidR="00AC5F81">
          <w:rPr>
            <w:rFonts w:ascii="Arial" w:eastAsia="Arial" w:hAnsi="Arial" w:cs="Arial"/>
            <w:color w:val="000000" w:themeColor="text1"/>
            <w:lang w:val="en-US"/>
          </w:rPr>
          <w:t xml:space="preserve">(see </w:t>
        </w:r>
      </w:ins>
      <w:ins w:id="278" w:author="Andrea Cossa" w:date="2026-09-22T14:37:00Z" w16du:dateUtc="2026-09-22T13:37:00Z">
        <w:r w:rsidR="003800A1">
          <w:rPr>
            <w:rFonts w:ascii="Arial" w:eastAsia="Arial" w:hAnsi="Arial" w:cs="Arial"/>
            <w:color w:val="000000" w:themeColor="text1"/>
            <w:lang w:val="en-US"/>
          </w:rPr>
          <w:t>Methods</w:t>
        </w:r>
      </w:ins>
      <w:ins w:id="279" w:author="Andrea Cossa" w:date="2026-09-22T14:53:00Z" w16du:dateUtc="2026-09-22T13:53:00Z">
        <w:r w:rsidR="00AC5F81">
          <w:rPr>
            <w:rFonts w:ascii="Arial" w:eastAsia="Arial" w:hAnsi="Arial" w:cs="Arial"/>
            <w:color w:val="000000" w:themeColor="text1"/>
            <w:lang w:val="en-US"/>
          </w:rPr>
          <w:t xml:space="preserve"> and Supplementary Table XX)</w:t>
        </w:r>
      </w:ins>
      <w:ins w:id="280" w:author="Andrea Cossa" w:date="2026-09-24T10:07:00Z" w16du:dateUtc="2026-09-24T08:07:00Z">
        <w:r w:rsidR="00FB7607">
          <w:rPr>
            <w:rFonts w:ascii="Arial" w:eastAsia="Arial" w:hAnsi="Arial" w:cs="Arial"/>
            <w:color w:val="000000" w:themeColor="text1"/>
            <w:lang w:val="en-US"/>
          </w:rPr>
          <w:t xml:space="preserve"> </w:t>
        </w:r>
      </w:ins>
      <w:ins w:id="281" w:author="Andrea Cossa" w:date="2026-09-22T17:40:00Z" w16du:dateUtc="2026-09-22T16:40:00Z">
        <w:r w:rsidR="008E1DE5">
          <w:rPr>
            <w:rFonts w:ascii="Arial" w:eastAsia="Arial" w:hAnsi="Arial" w:cs="Arial"/>
            <w:color w:val="000000" w:themeColor="text1"/>
            <w:lang w:val="en-US"/>
          </w:rPr>
          <w:t xml:space="preserve">we </w:t>
        </w:r>
      </w:ins>
      <w:ins w:id="282" w:author="Andrea Cossa" w:date="2026-09-22T18:37:00Z" w16du:dateUtc="2026-09-22T17:37:00Z">
        <w:r w:rsidR="003B03E5">
          <w:rPr>
            <w:rFonts w:ascii="Arial" w:eastAsia="Arial" w:hAnsi="Arial" w:cs="Arial"/>
            <w:color w:val="000000" w:themeColor="text1"/>
            <w:lang w:val="en-US"/>
          </w:rPr>
          <w:t xml:space="preserve">obtained </w:t>
        </w:r>
      </w:ins>
      <w:ins w:id="283" w:author="Andrea Cossa" w:date="2026-09-22T14:43:00Z" w16du:dateUtc="2026-09-22T13:43:00Z">
        <w:r w:rsidR="003800A1">
          <w:rPr>
            <w:rFonts w:ascii="Arial" w:eastAsia="Arial" w:hAnsi="Arial" w:cs="Arial"/>
            <w:color w:val="000000" w:themeColor="text1"/>
            <w:lang w:val="en-US"/>
          </w:rPr>
          <w:t>n=</w:t>
        </w:r>
      </w:ins>
      <w:del w:id="284" w:author="Andrea Cossa" w:date="2026-09-22T12:53:00Z" w16du:dateUtc="2026-09-22T11:53:00Z">
        <w:r w:rsidR="00B64DC5" w:rsidDel="009F135E">
          <w:rPr>
            <w:rFonts w:ascii="Arial" w:eastAsia="Arial" w:hAnsi="Arial" w:cs="Arial"/>
            <w:color w:val="000000" w:themeColor="text1"/>
            <w:lang w:val="en-US"/>
          </w:rPr>
          <w:delText xml:space="preserve"> and other organs (</w:delText>
        </w:r>
      </w:del>
      <w:del w:id="285" w:author="Andrea Cossa" w:date="2026-09-22T12:52:00Z" w16du:dateUtc="2026-09-22T11:52:00Z">
        <w:r w:rsidR="00B64DC5" w:rsidRPr="00B64DC5" w:rsidDel="0047021D">
          <w:rPr>
            <w:rFonts w:ascii="Arial" w:eastAsia="Arial" w:hAnsi="Arial" w:cs="Arial"/>
            <w:color w:val="000000" w:themeColor="text1"/>
            <w:highlight w:val="red"/>
            <w:lang w:val="en-US"/>
          </w:rPr>
          <w:delText>kidney,</w:delText>
        </w:r>
        <w:r w:rsidR="00481737" w:rsidDel="0047021D">
          <w:rPr>
            <w:rFonts w:ascii="Arial" w:eastAsia="Arial" w:hAnsi="Arial" w:cs="Arial"/>
            <w:color w:val="000000" w:themeColor="text1"/>
            <w:lang w:val="en-US"/>
          </w:rPr>
          <w:delText xml:space="preserve"> </w:delText>
        </w:r>
      </w:del>
      <w:del w:id="286" w:author="Andrea Cossa" w:date="2026-09-22T12:53:00Z" w16du:dateUtc="2026-09-22T11:53:00Z">
        <w:r w:rsidR="00481737" w:rsidDel="009F135E">
          <w:rPr>
            <w:rFonts w:ascii="Arial" w:eastAsia="Arial" w:hAnsi="Arial" w:cs="Arial"/>
            <w:color w:val="000000" w:themeColor="text1"/>
            <w:lang w:val="en-US"/>
          </w:rPr>
          <w:delText>neural tube</w:delText>
        </w:r>
      </w:del>
      <w:del w:id="287" w:author="Andrea Cossa" w:date="2026-09-22T12:44:00Z" w16du:dateUtc="2026-09-22T11:44:00Z">
        <w:r w:rsidR="00481737" w:rsidDel="003B670F">
          <w:rPr>
            <w:rFonts w:ascii="Arial" w:eastAsia="Arial" w:hAnsi="Arial" w:cs="Arial"/>
            <w:color w:val="000000" w:themeColor="text1"/>
            <w:lang w:val="en-US"/>
          </w:rPr>
          <w:delText xml:space="preserve">, </w:delText>
        </w:r>
      </w:del>
      <w:del w:id="288" w:author="Andrea Cossa" w:date="2026-09-22T12:53:00Z" w16du:dateUtc="2026-09-22T11:53:00Z">
        <w:r w:rsidR="00B64DC5" w:rsidDel="009F135E">
          <w:rPr>
            <w:rFonts w:ascii="Arial" w:eastAsia="Arial" w:hAnsi="Arial" w:cs="Arial"/>
            <w:color w:val="000000" w:themeColor="text1"/>
            <w:lang w:val="en-US"/>
          </w:rPr>
          <w:delText>)</w:delText>
        </w:r>
        <w:r w:rsidR="6A8A081B" w:rsidRPr="12DBB378" w:rsidDel="009F135E">
          <w:rPr>
            <w:rFonts w:ascii="Arial" w:eastAsia="Arial" w:hAnsi="Arial" w:cs="Arial"/>
            <w:color w:val="000000" w:themeColor="text1"/>
            <w:lang w:val="en-US"/>
          </w:rPr>
          <w:delText>.</w:delText>
        </w:r>
        <w:r w:rsidR="00C3015F" w:rsidDel="009F135E">
          <w:rPr>
            <w:rFonts w:ascii="Arial" w:eastAsia="Arial" w:hAnsi="Arial" w:cs="Arial"/>
            <w:color w:val="000000" w:themeColor="text1"/>
            <w:lang w:val="en-US"/>
          </w:rPr>
          <w:delText xml:space="preserve"> </w:delText>
        </w:r>
      </w:del>
      <w:del w:id="289" w:author="Andrea Cossa" w:date="2026-09-22T12:50:00Z" w16du:dateUtc="2026-09-22T11:50:00Z">
        <w:r w:rsidR="00481737" w:rsidDel="0047021D">
          <w:rPr>
            <w:rFonts w:ascii="Arial" w:eastAsia="Arial" w:hAnsi="Arial" w:cs="Arial"/>
            <w:color w:val="000000" w:themeColor="text1"/>
            <w:lang w:val="en-US"/>
          </w:rPr>
          <w:delText>After preparing libra</w:delText>
        </w:r>
        <w:r w:rsidR="008C7B5D" w:rsidDel="0047021D">
          <w:rPr>
            <w:rFonts w:ascii="Arial" w:eastAsia="Arial" w:hAnsi="Arial" w:cs="Arial"/>
            <w:color w:val="000000" w:themeColor="text1"/>
            <w:lang w:val="en-US"/>
          </w:rPr>
          <w:delText>ries,</w:delText>
        </w:r>
      </w:del>
      <w:del w:id="290" w:author="Andrea Cossa" w:date="2026-09-22T12:53:00Z" w16du:dateUtc="2026-09-22T11:53:00Z">
        <w:r w:rsidR="008C7B5D" w:rsidDel="008B3A61">
          <w:rPr>
            <w:rFonts w:ascii="Arial" w:eastAsia="Arial" w:hAnsi="Arial" w:cs="Arial"/>
            <w:color w:val="000000" w:themeColor="text1"/>
            <w:lang w:val="en-US"/>
          </w:rPr>
          <w:delText xml:space="preserve"> </w:delText>
        </w:r>
      </w:del>
      <w:del w:id="291" w:author="Andrea Cossa" w:date="2026-09-22T12:51:00Z" w16du:dateUtc="2026-09-22T11:51:00Z">
        <w:r w:rsidR="008C7B5D" w:rsidDel="0047021D">
          <w:rPr>
            <w:rFonts w:ascii="Arial" w:eastAsia="Arial" w:hAnsi="Arial" w:cs="Arial"/>
            <w:color w:val="000000" w:themeColor="text1"/>
            <w:lang w:val="en-US"/>
          </w:rPr>
          <w:delText xml:space="preserve">we recovered </w:delText>
        </w:r>
        <w:r w:rsidR="00481737" w:rsidRPr="00481737" w:rsidDel="0047021D">
          <w:rPr>
            <w:rFonts w:ascii="Arial" w:eastAsia="Arial" w:hAnsi="Arial" w:cs="Arial"/>
            <w:color w:val="000000" w:themeColor="text1"/>
            <w:lang w:val="en-US"/>
          </w:rPr>
          <w:delText xml:space="preserve">whole genome sequences with a </w:delText>
        </w:r>
      </w:del>
      <w:del w:id="292" w:author="Andrea Cossa" w:date="2026-09-22T13:07:00Z" w16du:dateUtc="2026-09-22T12:07:00Z">
        <w:r w:rsidR="00481737" w:rsidRPr="00481737" w:rsidDel="006974F2">
          <w:rPr>
            <w:rFonts w:ascii="Arial" w:eastAsia="Arial" w:hAnsi="Arial" w:cs="Arial"/>
            <w:color w:val="000000" w:themeColor="text1"/>
            <w:lang w:val="en-US"/>
          </w:rPr>
          <w:delText>mean sequencing depth of ~29X (range 11-60X)</w:delText>
        </w:r>
      </w:del>
      <w:del w:id="293" w:author="Andrea Cossa" w:date="2026-09-22T12:54:00Z" w16du:dateUtc="2026-09-22T11:54:00Z">
        <w:r w:rsidR="00481737" w:rsidRPr="00481737" w:rsidDel="008B3A61">
          <w:rPr>
            <w:rFonts w:ascii="Arial" w:eastAsia="Arial" w:hAnsi="Arial" w:cs="Arial"/>
            <w:color w:val="000000" w:themeColor="text1"/>
            <w:lang w:val="en-US"/>
          </w:rPr>
          <w:delText>, totaling a</w:delText>
        </w:r>
      </w:del>
      <w:del w:id="294" w:author="Andrea Cossa" w:date="2026-09-22T13:07:00Z" w16du:dateUtc="2026-09-22T12:07:00Z">
        <w:r w:rsidR="00481737" w:rsidRPr="00481737" w:rsidDel="006974F2">
          <w:rPr>
            <w:rFonts w:ascii="Arial" w:eastAsia="Arial" w:hAnsi="Arial" w:cs="Arial"/>
            <w:color w:val="000000" w:themeColor="text1"/>
            <w:lang w:val="en-US"/>
          </w:rPr>
          <w:delText xml:space="preserve"> coverage of 32,575X across all microdissections.</w:delText>
        </w:r>
        <w:r w:rsidR="008C7B5D" w:rsidRPr="008C7B5D" w:rsidDel="006974F2">
          <w:delText xml:space="preserve"> </w:delText>
        </w:r>
      </w:del>
      <w:del w:id="295" w:author="Andrea Cossa" w:date="2026-09-22T12:55:00Z" w16du:dateUtc="2026-09-22T11:55:00Z">
        <w:r w:rsidR="008C7B5D" w:rsidRPr="008C7B5D" w:rsidDel="00F3220B">
          <w:rPr>
            <w:rFonts w:ascii="Arial" w:eastAsia="Arial" w:hAnsi="Arial" w:cs="Arial"/>
            <w:color w:val="000000" w:themeColor="text1"/>
            <w:lang w:val="en-US"/>
          </w:rPr>
          <w:delText>To identify embryonic (mosaic or post-zygotic) somatic mutations, we</w:delText>
        </w:r>
      </w:del>
      <w:del w:id="296" w:author="Andrea Cossa" w:date="2026-09-22T13:07:00Z" w16du:dateUtc="2026-09-22T12:07:00Z">
        <w:r w:rsidR="008C7B5D" w:rsidRPr="008C7B5D" w:rsidDel="006974F2">
          <w:rPr>
            <w:rFonts w:ascii="Arial" w:eastAsia="Arial" w:hAnsi="Arial" w:cs="Arial"/>
            <w:color w:val="000000" w:themeColor="text1"/>
            <w:lang w:val="en-US"/>
          </w:rPr>
          <w:delText xml:space="preserve"> </w:delText>
        </w:r>
      </w:del>
      <w:del w:id="297" w:author="Andrea Cossa" w:date="2026-09-22T12:54:00Z" w16du:dateUtc="2026-09-22T11:54:00Z">
        <w:r w:rsidR="008C7B5D" w:rsidDel="004052A5">
          <w:rPr>
            <w:rFonts w:ascii="Arial" w:eastAsia="Arial" w:hAnsi="Arial" w:cs="Arial"/>
            <w:color w:val="000000" w:themeColor="text1"/>
            <w:lang w:val="en-US"/>
          </w:rPr>
          <w:delText xml:space="preserve">also </w:delText>
        </w:r>
      </w:del>
      <w:del w:id="298" w:author="Andrea Cossa" w:date="2026-09-22T12:56:00Z" w16du:dateUtc="2026-09-22T11:56:00Z">
        <w:r w:rsidR="008C7B5D" w:rsidRPr="008C7B5D" w:rsidDel="00F3220B">
          <w:rPr>
            <w:rFonts w:ascii="Arial" w:eastAsia="Arial" w:hAnsi="Arial" w:cs="Arial"/>
            <w:color w:val="000000" w:themeColor="text1"/>
            <w:lang w:val="en-US"/>
          </w:rPr>
          <w:delText xml:space="preserve">expanded </w:delText>
        </w:r>
      </w:del>
      <w:del w:id="299" w:author="Andrea Cossa" w:date="2026-09-22T13:07:00Z" w16du:dateUtc="2026-09-22T12:07:00Z">
        <w:r w:rsidR="008C7B5D" w:rsidRPr="008C7B5D" w:rsidDel="006974F2">
          <w:rPr>
            <w:rFonts w:ascii="Arial" w:eastAsia="Arial" w:hAnsi="Arial" w:cs="Arial"/>
            <w:color w:val="000000" w:themeColor="text1"/>
            <w:lang w:val="en-US"/>
          </w:rPr>
          <w:delText xml:space="preserve">single blood (n=284) and gut cells (n=42) </w:delText>
        </w:r>
        <w:r w:rsidR="008C7B5D" w:rsidRPr="008C7B5D" w:rsidDel="006974F2">
          <w:rPr>
            <w:rFonts w:ascii="Arial" w:eastAsia="Arial" w:hAnsi="Arial" w:cs="Arial"/>
            <w:i/>
            <w:iCs/>
            <w:color w:val="000000" w:themeColor="text1"/>
            <w:lang w:val="en-US"/>
          </w:rPr>
          <w:delText>in vitro</w:delText>
        </w:r>
        <w:r w:rsidR="008C7B5D" w:rsidRPr="008C7B5D" w:rsidDel="006974F2">
          <w:rPr>
            <w:rFonts w:ascii="Arial" w:eastAsia="Arial" w:hAnsi="Arial" w:cs="Arial"/>
            <w:color w:val="000000" w:themeColor="text1"/>
            <w:lang w:val="en-US"/>
          </w:rPr>
          <w:delText xml:space="preserve"> to </w:delText>
        </w:r>
        <w:r w:rsidR="008C7B5D" w:rsidDel="006974F2">
          <w:rPr>
            <w:rFonts w:ascii="Arial" w:eastAsia="Arial" w:hAnsi="Arial" w:cs="Arial"/>
            <w:color w:val="000000" w:themeColor="text1"/>
            <w:lang w:val="en-US"/>
          </w:rPr>
          <w:delText>enhance variant calling for different germ layers</w:delText>
        </w:r>
        <w:r w:rsidR="008C7B5D" w:rsidRPr="008C7B5D" w:rsidDel="006974F2">
          <w:rPr>
            <w:rFonts w:ascii="Arial" w:eastAsia="Arial" w:hAnsi="Arial" w:cs="Arial"/>
            <w:color w:val="000000" w:themeColor="text1"/>
            <w:lang w:val="en-US"/>
          </w:rPr>
          <w:delText>.</w:delText>
        </w:r>
        <w:r w:rsidR="005B2C4D" w:rsidRPr="005B2C4D" w:rsidDel="006974F2">
          <w:delText xml:space="preserve"> </w:delText>
        </w:r>
      </w:del>
      <w:del w:id="300" w:author="Andrea Cossa" w:date="2026-09-22T14:25:00Z" w16du:dateUtc="2026-09-22T13:25:00Z">
        <w:r w:rsidR="005B2C4D" w:rsidDel="00AD4D5C">
          <w:rPr>
            <w:rFonts w:ascii="Arial" w:eastAsia="Arial" w:hAnsi="Arial" w:cs="Arial"/>
            <w:color w:val="000000" w:themeColor="text1"/>
            <w:lang w:val="en-US"/>
          </w:rPr>
          <w:delText>W</w:delText>
        </w:r>
        <w:r w:rsidR="005B2C4D" w:rsidRPr="005B2C4D" w:rsidDel="00AD4D5C">
          <w:rPr>
            <w:rFonts w:ascii="Arial" w:eastAsia="Arial" w:hAnsi="Arial" w:cs="Arial"/>
            <w:color w:val="000000" w:themeColor="text1"/>
            <w:lang w:val="en-US"/>
          </w:rPr>
          <w:delText>hole genome sequencing of single cell derived cultures and trophoblast microdissections</w:delText>
        </w:r>
        <w:r w:rsidR="005B2C4D" w:rsidDel="00AD4D5C">
          <w:rPr>
            <w:rFonts w:ascii="Arial" w:eastAsia="Arial" w:hAnsi="Arial" w:cs="Arial"/>
            <w:color w:val="000000" w:themeColor="text1"/>
            <w:lang w:val="en-US"/>
          </w:rPr>
          <w:delText xml:space="preserve"> yielded a </w:delText>
        </w:r>
        <w:r w:rsidR="005B2C4D" w:rsidRPr="005B2C4D" w:rsidDel="00AD4D5C">
          <w:rPr>
            <w:rFonts w:ascii="Arial" w:eastAsia="Arial" w:hAnsi="Arial" w:cs="Arial"/>
            <w:color w:val="000000" w:themeColor="text1"/>
            <w:lang w:val="en-US"/>
          </w:rPr>
          <w:delText>mean coverage</w:delText>
        </w:r>
        <w:r w:rsidR="005B2C4D" w:rsidDel="00AD4D5C">
          <w:rPr>
            <w:rFonts w:ascii="Arial" w:eastAsia="Arial" w:hAnsi="Arial" w:cs="Arial"/>
            <w:color w:val="000000" w:themeColor="text1"/>
            <w:lang w:val="en-US"/>
          </w:rPr>
          <w:delText xml:space="preserve"> of</w:delText>
        </w:r>
        <w:r w:rsidR="005B2C4D" w:rsidRPr="005B2C4D" w:rsidDel="00AD4D5C">
          <w:rPr>
            <w:rFonts w:ascii="Arial" w:eastAsia="Arial" w:hAnsi="Arial" w:cs="Arial"/>
            <w:color w:val="000000" w:themeColor="text1"/>
            <w:lang w:val="en-US"/>
          </w:rPr>
          <w:delText xml:space="preserve"> ~21X, </w:delText>
        </w:r>
        <w:r w:rsidR="005B2C4D" w:rsidDel="00AD4D5C">
          <w:rPr>
            <w:rFonts w:ascii="Arial" w:eastAsia="Arial" w:hAnsi="Arial" w:cs="Arial"/>
            <w:color w:val="000000" w:themeColor="text1"/>
            <w:lang w:val="en-US"/>
          </w:rPr>
          <w:delText>(</w:delText>
        </w:r>
        <w:r w:rsidR="005B2C4D" w:rsidRPr="005B2C4D" w:rsidDel="00AD4D5C">
          <w:rPr>
            <w:rFonts w:ascii="Arial" w:eastAsia="Arial" w:hAnsi="Arial" w:cs="Arial"/>
            <w:color w:val="000000" w:themeColor="text1"/>
            <w:lang w:val="en-US"/>
          </w:rPr>
          <w:delText xml:space="preserve">range 11-49X). </w:delText>
        </w:r>
        <w:r w:rsidR="008C7B5D" w:rsidRPr="008C7B5D" w:rsidDel="00AD4D5C">
          <w:rPr>
            <w:rFonts w:ascii="Arial" w:eastAsia="Arial" w:hAnsi="Arial" w:cs="Arial"/>
            <w:color w:val="000000" w:themeColor="text1"/>
            <w:lang w:val="en-US"/>
          </w:rPr>
          <w:delText>In addition, we considered microdissections that have a clonal (i.e. single cell derived) composition as a source for calling embryonic mutations</w:delText>
        </w:r>
        <w:r w:rsidR="008C7B5D" w:rsidDel="00AD4D5C">
          <w:rPr>
            <w:rFonts w:ascii="Arial" w:eastAsia="Arial" w:hAnsi="Arial" w:cs="Arial"/>
            <w:color w:val="000000" w:themeColor="text1"/>
            <w:lang w:val="en-US"/>
          </w:rPr>
          <w:delText xml:space="preserve"> (</w:delText>
        </w:r>
        <w:r w:rsidR="008C7B5D" w:rsidRPr="008C7B5D" w:rsidDel="00AD4D5C">
          <w:rPr>
            <w:rFonts w:ascii="Arial" w:eastAsia="Arial" w:hAnsi="Arial" w:cs="Arial"/>
            <w:color w:val="000000" w:themeColor="text1"/>
            <w:highlight w:val="red"/>
            <w:lang w:val="en-US"/>
          </w:rPr>
          <w:delText>REF</w:delText>
        </w:r>
        <w:r w:rsidR="008C7B5D" w:rsidDel="00AD4D5C">
          <w:rPr>
            <w:rFonts w:ascii="Arial" w:eastAsia="Arial" w:hAnsi="Arial" w:cs="Arial"/>
            <w:color w:val="000000" w:themeColor="text1"/>
            <w:lang w:val="en-US"/>
          </w:rPr>
          <w:delText>)</w:delText>
        </w:r>
        <w:r w:rsidR="008C7B5D" w:rsidRPr="008C7B5D" w:rsidDel="00AD4D5C">
          <w:rPr>
            <w:rFonts w:ascii="Arial" w:eastAsia="Arial" w:hAnsi="Arial" w:cs="Arial"/>
            <w:color w:val="000000" w:themeColor="text1"/>
            <w:lang w:val="en-US"/>
          </w:rPr>
          <w:delText>. In the 11-pcw fetus, only placental microdissections exhibited a clonal architecture, as evidenced by substitutions with a mean variant allele frequency (VAF) of approximately 0.5. Other histological structures that are organized as clonal patches in adult tissues, for example colonic crypts, did not exhibit a clonal architecture this early in fetal life (</w:delText>
        </w:r>
        <w:r w:rsidR="008C7B5D" w:rsidRPr="008C7B5D" w:rsidDel="00AD4D5C">
          <w:rPr>
            <w:rFonts w:ascii="Arial" w:eastAsia="Arial" w:hAnsi="Arial" w:cs="Arial"/>
            <w:color w:val="000000" w:themeColor="text1"/>
            <w:highlight w:val="red"/>
            <w:lang w:val="en-US"/>
          </w:rPr>
          <w:delText>REF</w:delText>
        </w:r>
        <w:r w:rsidR="008C7B5D" w:rsidDel="00AD4D5C">
          <w:rPr>
            <w:rFonts w:ascii="Arial" w:eastAsia="Arial" w:hAnsi="Arial" w:cs="Arial"/>
            <w:color w:val="000000" w:themeColor="text1"/>
            <w:lang w:val="en-US"/>
          </w:rPr>
          <w:delText>)</w:delText>
        </w:r>
        <w:r w:rsidR="008C7B5D" w:rsidRPr="008C7B5D" w:rsidDel="00AD4D5C">
          <w:rPr>
            <w:rFonts w:ascii="Arial" w:eastAsia="Arial" w:hAnsi="Arial" w:cs="Arial"/>
            <w:color w:val="000000" w:themeColor="text1"/>
            <w:lang w:val="en-US"/>
          </w:rPr>
          <w:delText>.</w:delText>
        </w:r>
        <w:r w:rsidR="005B2C4D" w:rsidDel="00AD4D5C">
          <w:rPr>
            <w:rFonts w:ascii="Arial" w:eastAsia="Arial" w:hAnsi="Arial" w:cs="Arial"/>
            <w:color w:val="000000" w:themeColor="text1"/>
            <w:lang w:val="en-US"/>
          </w:rPr>
          <w:delText xml:space="preserve"> </w:delText>
        </w:r>
      </w:del>
      <w:del w:id="301" w:author="Andrea Cossa" w:date="2026-09-22T14:36:00Z" w16du:dateUtc="2026-09-22T13:36:00Z">
        <w:r w:rsidR="00481737" w:rsidDel="003800A1">
          <w:rPr>
            <w:rFonts w:ascii="Arial" w:eastAsia="Arial" w:hAnsi="Arial" w:cs="Arial"/>
            <w:color w:val="000000" w:themeColor="text1"/>
            <w:lang w:val="en-US"/>
          </w:rPr>
          <w:delText>For the heart, p</w:delText>
        </w:r>
        <w:r w:rsidR="00473A6E" w:rsidDel="003800A1">
          <w:rPr>
            <w:rFonts w:ascii="Arial" w:eastAsia="Arial" w:hAnsi="Arial" w:cs="Arial"/>
            <w:color w:val="000000" w:themeColor="text1"/>
            <w:lang w:val="en-US"/>
          </w:rPr>
          <w:delText>articularly dense sampling was done</w:delText>
        </w:r>
        <w:r w:rsidR="00C3015F" w:rsidDel="003800A1">
          <w:rPr>
            <w:rFonts w:ascii="Arial" w:eastAsia="Arial" w:hAnsi="Arial" w:cs="Arial"/>
            <w:color w:val="000000" w:themeColor="text1"/>
            <w:lang w:val="en-US"/>
          </w:rPr>
          <w:delText xml:space="preserve"> across </w:delText>
        </w:r>
        <w:r w:rsidR="00473A6E" w:rsidDel="003800A1">
          <w:rPr>
            <w:rFonts w:ascii="Arial" w:eastAsia="Arial" w:hAnsi="Arial" w:cs="Arial"/>
            <w:color w:val="000000" w:themeColor="text1"/>
            <w:lang w:val="en-US"/>
          </w:rPr>
          <w:delText>four</w:delText>
        </w:r>
        <w:r w:rsidR="00C3015F" w:rsidDel="003800A1">
          <w:rPr>
            <w:rFonts w:ascii="Arial" w:eastAsia="Arial" w:hAnsi="Arial" w:cs="Arial"/>
            <w:color w:val="000000" w:themeColor="text1"/>
            <w:lang w:val="en-US"/>
          </w:rPr>
          <w:delText xml:space="preserve"> anatomical regions, </w:delText>
        </w:r>
        <w:r w:rsidR="00473A6E" w:rsidDel="003800A1">
          <w:rPr>
            <w:rFonts w:ascii="Arial" w:eastAsia="Arial" w:hAnsi="Arial" w:cs="Arial"/>
            <w:color w:val="000000" w:themeColor="text1"/>
            <w:lang w:val="en-US"/>
          </w:rPr>
          <w:delText xml:space="preserve">corresponding to the RV, LV, the left and right sides of the IVS (L-IVS, R-IVS). To maximize sensitivity while preserving spatial information, we combined a merged Mutect2 heart-vs-placenta strategy with single-LCM CaVEMan calls and then applied successive filters. This reduced 5.7 million candidate heart-vs-placenta Mutect2 calls to 1,028 variants, while the LCM strategy contributed an additional candidate set; after </w:delText>
        </w:r>
      </w:del>
      <w:del w:id="302" w:author="Andrea Cossa" w:date="2026-09-22T14:37:00Z" w16du:dateUtc="2026-09-22T13:37:00Z">
        <w:r w:rsidR="00473A6E" w:rsidDel="003800A1">
          <w:rPr>
            <w:rFonts w:ascii="Arial" w:eastAsia="Arial" w:hAnsi="Arial" w:cs="Arial"/>
            <w:color w:val="000000" w:themeColor="text1"/>
            <w:lang w:val="en-US"/>
          </w:rPr>
          <w:delText xml:space="preserve">genotyping and removal of additional artifacts, we retained </w:delText>
        </w:r>
      </w:del>
      <w:del w:id="303" w:author="Andrea Cossa" w:date="2026-09-22T14:43:00Z" w16du:dateUtc="2026-09-22T13:43:00Z">
        <w:r w:rsidR="00473A6E" w:rsidDel="003800A1">
          <w:rPr>
            <w:rFonts w:ascii="Arial" w:eastAsia="Arial" w:hAnsi="Arial" w:cs="Arial"/>
            <w:color w:val="000000" w:themeColor="text1"/>
            <w:lang w:val="en-US"/>
          </w:rPr>
          <w:delText>417 SNVs</w:delText>
        </w:r>
      </w:del>
      <w:del w:id="304" w:author="Andrea Cossa" w:date="2026-09-22T14:37:00Z" w16du:dateUtc="2026-09-22T13:37:00Z">
        <w:r w:rsidR="00473A6E" w:rsidDel="003800A1">
          <w:rPr>
            <w:rFonts w:ascii="Arial" w:eastAsia="Arial" w:hAnsi="Arial" w:cs="Arial"/>
            <w:color w:val="000000" w:themeColor="text1"/>
            <w:lang w:val="en-US"/>
          </w:rPr>
          <w:delText xml:space="preserve"> in the complete callset</w:delText>
        </w:r>
      </w:del>
      <w:del w:id="305" w:author="Andrea Cossa" w:date="2026-09-22T14:43:00Z" w16du:dateUtc="2026-09-22T13:43:00Z">
        <w:r w:rsidR="00473A6E" w:rsidDel="003800A1">
          <w:rPr>
            <w:rFonts w:ascii="Arial" w:eastAsia="Arial" w:hAnsi="Arial" w:cs="Arial"/>
            <w:color w:val="000000" w:themeColor="text1"/>
            <w:lang w:val="en-US"/>
          </w:rPr>
          <w:delText xml:space="preserve">, of which 116 were discarded due to them being shared all across samples, and </w:delText>
        </w:r>
      </w:del>
      <w:del w:id="306" w:author="Andrea Cossa" w:date="2026-09-22T18:04:00Z" w16du:dateUtc="2026-09-22T17:04:00Z">
        <w:r w:rsidR="00473A6E" w:rsidDel="00282CD1">
          <w:rPr>
            <w:rFonts w:ascii="Arial" w:eastAsia="Arial" w:hAnsi="Arial" w:cs="Arial"/>
            <w:color w:val="000000" w:themeColor="text1"/>
            <w:lang w:val="en-US"/>
          </w:rPr>
          <w:delText>215</w:delText>
        </w:r>
      </w:del>
      <w:ins w:id="307" w:author="Andrea Cossa" w:date="2026-09-24T18:02:00Z" w16du:dateUtc="2026-09-24T16:02:00Z">
        <w:r w:rsidR="008C6F29">
          <w:rPr>
            <w:rFonts w:ascii="Arial" w:eastAsia="Arial" w:hAnsi="Arial" w:cs="Arial"/>
            <w:color w:val="000000" w:themeColor="text1"/>
            <w:lang w:val="en-US"/>
          </w:rPr>
          <w:t>124</w:t>
        </w:r>
      </w:ins>
      <w:ins w:id="308" w:author="Andrea Cossa" w:date="2026-09-22T18:04:00Z" w16du:dateUtc="2026-09-22T17:04:00Z">
        <w:r w:rsidR="00282CD1">
          <w:rPr>
            <w:rFonts w:ascii="Arial" w:eastAsia="Arial" w:hAnsi="Arial" w:cs="Arial"/>
            <w:color w:val="000000" w:themeColor="text1"/>
            <w:lang w:val="en-US"/>
          </w:rPr>
          <w:t xml:space="preserve"> </w:t>
        </w:r>
      </w:ins>
      <w:ins w:id="309" w:author="Andrea Cossa" w:date="2026-09-24T18:08:00Z" w16du:dateUtc="2026-09-24T16:08:00Z">
        <w:r w:rsidR="009461C4" w:rsidRPr="009461C4">
          <w:rPr>
            <w:rFonts w:ascii="Arial" w:eastAsia="Arial" w:hAnsi="Arial" w:cs="Arial"/>
            <w:i/>
            <w:iCs/>
            <w:color w:val="000000" w:themeColor="text1"/>
            <w:lang w:val="en-US"/>
            <w:rPrChange w:id="310" w:author="Andrea Cossa" w:date="2026-09-24T18:08:00Z" w16du:dateUtc="2026-09-24T16:08:00Z">
              <w:rPr>
                <w:rFonts w:ascii="Arial" w:eastAsia="Arial" w:hAnsi="Arial" w:cs="Arial"/>
                <w:color w:val="000000" w:themeColor="text1"/>
                <w:lang w:val="en-US"/>
              </w:rPr>
            </w:rPrChange>
          </w:rPr>
          <w:t>bona-fide</w:t>
        </w:r>
        <w:r w:rsidR="009461C4">
          <w:rPr>
            <w:rFonts w:ascii="Arial" w:eastAsia="Arial" w:hAnsi="Arial" w:cs="Arial"/>
            <w:color w:val="000000" w:themeColor="text1"/>
            <w:lang w:val="en-US"/>
          </w:rPr>
          <w:t xml:space="preserve"> </w:t>
        </w:r>
      </w:ins>
      <w:del w:id="311" w:author="Andrea Cossa" w:date="2026-09-24T18:02:00Z" w16du:dateUtc="2026-09-24T16:02:00Z">
        <w:r w:rsidR="00473A6E" w:rsidDel="008C6F29">
          <w:rPr>
            <w:rFonts w:ascii="Arial" w:eastAsia="Arial" w:hAnsi="Arial" w:cs="Arial"/>
            <w:color w:val="000000" w:themeColor="text1"/>
            <w:lang w:val="en-US"/>
          </w:rPr>
          <w:delText xml:space="preserve"> </w:delText>
        </w:r>
      </w:del>
      <w:ins w:id="312" w:author="Andrea Cossa" w:date="2026-09-22T14:44:00Z" w16du:dateUtc="2026-09-22T13:44:00Z">
        <w:r w:rsidR="003800A1">
          <w:rPr>
            <w:rFonts w:ascii="Arial" w:eastAsia="Arial" w:hAnsi="Arial" w:cs="Arial"/>
            <w:color w:val="000000" w:themeColor="text1"/>
            <w:lang w:val="en-US"/>
          </w:rPr>
          <w:t>embryonic mutations</w:t>
        </w:r>
      </w:ins>
      <w:ins w:id="313" w:author="Andrea Cossa" w:date="2026-09-22T18:00:00Z" w16du:dateUtc="2026-09-22T17:00:00Z">
        <w:r w:rsidR="00282CD1">
          <w:rPr>
            <w:rFonts w:ascii="Arial" w:eastAsia="Arial" w:hAnsi="Arial" w:cs="Arial"/>
            <w:color w:val="000000" w:themeColor="text1"/>
            <w:lang w:val="en-US"/>
          </w:rPr>
          <w:t xml:space="preserve">, </w:t>
        </w:r>
      </w:ins>
      <w:ins w:id="314" w:author="Andrea Cossa" w:date="2026-09-22T18:38:00Z" w16du:dateUtc="2026-09-22T17:38:00Z">
        <w:r w:rsidR="00AD49BE">
          <w:rPr>
            <w:rFonts w:ascii="Arial" w:eastAsia="Arial" w:hAnsi="Arial" w:cs="Arial"/>
            <w:color w:val="000000" w:themeColor="text1"/>
            <w:lang w:val="en-US"/>
          </w:rPr>
          <w:t>n=</w:t>
        </w:r>
      </w:ins>
      <w:ins w:id="315" w:author="Andrea Cossa" w:date="2026-09-22T18:05:00Z" w16du:dateUtc="2026-09-22T17:05:00Z">
        <w:r w:rsidR="001E734A">
          <w:rPr>
            <w:rFonts w:ascii="Arial" w:eastAsia="Arial" w:hAnsi="Arial" w:cs="Arial"/>
            <w:color w:val="000000" w:themeColor="text1"/>
            <w:lang w:val="en-US"/>
          </w:rPr>
          <w:t>242</w:t>
        </w:r>
      </w:ins>
      <w:ins w:id="316" w:author="Andrea Cossa" w:date="2026-09-22T17:35:00Z" w16du:dateUtc="2026-09-22T16:35:00Z">
        <w:r w:rsidR="001B52D0">
          <w:rPr>
            <w:rFonts w:ascii="Arial" w:eastAsia="Arial" w:hAnsi="Arial" w:cs="Arial"/>
            <w:color w:val="000000" w:themeColor="text1"/>
            <w:lang w:val="en-US"/>
          </w:rPr>
          <w:t xml:space="preserve"> and</w:t>
        </w:r>
      </w:ins>
      <w:ins w:id="317" w:author="Andrea Cossa" w:date="2026-09-22T17:38:00Z" w16du:dateUtc="2026-09-22T16:38:00Z">
        <w:r w:rsidR="0032696B">
          <w:rPr>
            <w:rFonts w:ascii="Arial" w:eastAsia="Arial" w:hAnsi="Arial" w:cs="Arial"/>
            <w:color w:val="000000" w:themeColor="text1"/>
            <w:lang w:val="en-US"/>
          </w:rPr>
          <w:t xml:space="preserve"> </w:t>
        </w:r>
      </w:ins>
      <w:ins w:id="318" w:author="Andrea Cossa" w:date="2026-09-22T18:38:00Z" w16du:dateUtc="2026-09-22T17:38:00Z">
        <w:r w:rsidR="00AD49BE">
          <w:rPr>
            <w:rFonts w:ascii="Arial" w:eastAsia="Arial" w:hAnsi="Arial" w:cs="Arial"/>
            <w:color w:val="000000" w:themeColor="text1"/>
            <w:lang w:val="en-US"/>
          </w:rPr>
          <w:t>n=</w:t>
        </w:r>
      </w:ins>
      <w:ins w:id="319" w:author="Andrea Cossa" w:date="2026-09-22T17:38:00Z" w16du:dateUtc="2026-09-22T16:38:00Z">
        <w:r w:rsidR="0032696B">
          <w:rPr>
            <w:rFonts w:ascii="Arial" w:eastAsia="Arial" w:hAnsi="Arial" w:cs="Arial"/>
            <w:color w:val="000000" w:themeColor="text1"/>
            <w:lang w:val="en-US"/>
          </w:rPr>
          <w:t>1</w:t>
        </w:r>
      </w:ins>
      <w:ins w:id="320" w:author="Andrea Cossa" w:date="2026-09-22T18:05:00Z" w16du:dateUtc="2026-09-22T17:05:00Z">
        <w:r w:rsidR="00C919AB">
          <w:rPr>
            <w:rFonts w:ascii="Arial" w:eastAsia="Arial" w:hAnsi="Arial" w:cs="Arial"/>
            <w:color w:val="000000" w:themeColor="text1"/>
            <w:lang w:val="en-US"/>
          </w:rPr>
          <w:t>75</w:t>
        </w:r>
      </w:ins>
      <w:ins w:id="321" w:author="Andrea Cossa" w:date="2026-09-22T17:35:00Z" w16du:dateUtc="2026-09-22T16:35:00Z">
        <w:r w:rsidR="001B52D0">
          <w:rPr>
            <w:rFonts w:ascii="Arial" w:eastAsia="Arial" w:hAnsi="Arial" w:cs="Arial"/>
            <w:color w:val="000000" w:themeColor="text1"/>
            <w:lang w:val="en-US"/>
          </w:rPr>
          <w:t xml:space="preserve"> detected by the first and second strategy, respectively.</w:t>
        </w:r>
      </w:ins>
      <w:ins w:id="322" w:author="Andrea Cossa" w:date="2026-09-22T18:33:00Z" w16du:dateUtc="2026-09-22T17:33:00Z">
        <w:r w:rsidR="00614AAF">
          <w:rPr>
            <w:rFonts w:ascii="Arial" w:eastAsia="Arial" w:hAnsi="Arial" w:cs="Arial"/>
            <w:color w:val="000000" w:themeColor="text1"/>
            <w:lang w:val="en-US"/>
          </w:rPr>
          <w:t xml:space="preserve"> </w:t>
        </w:r>
      </w:ins>
      <w:ins w:id="323" w:author="Andrea Cossa" w:date="2026-09-22T14:47:00Z" w16du:dateUtc="2026-09-22T13:47:00Z">
        <w:r w:rsidR="006C3E9A">
          <w:rPr>
            <w:rFonts w:ascii="Arial" w:eastAsia="Arial" w:hAnsi="Arial" w:cs="Arial"/>
            <w:color w:val="000000" w:themeColor="text1"/>
            <w:lang w:val="en-US"/>
          </w:rPr>
          <w:t>These mutations</w:t>
        </w:r>
      </w:ins>
      <w:ins w:id="324" w:author="Andrea Cossa" w:date="2026-09-22T14:55:00Z" w16du:dateUtc="2026-09-22T13:55:00Z">
        <w:r w:rsidR="00986A13">
          <w:rPr>
            <w:rFonts w:ascii="Arial" w:eastAsia="Arial" w:hAnsi="Arial" w:cs="Arial"/>
            <w:color w:val="000000" w:themeColor="text1"/>
            <w:lang w:val="en-US"/>
          </w:rPr>
          <w:t xml:space="preserve"> </w:t>
        </w:r>
      </w:ins>
      <w:r w:rsidR="00473A6E">
        <w:rPr>
          <w:rFonts w:ascii="Arial" w:eastAsia="Arial" w:hAnsi="Arial" w:cs="Arial"/>
          <w:color w:val="000000" w:themeColor="text1"/>
          <w:lang w:val="en-US"/>
        </w:rPr>
        <w:t xml:space="preserve">were used </w:t>
      </w:r>
      <w:ins w:id="325" w:author="Andrea Cossa" w:date="2026-09-22T18:06:00Z" w16du:dateUtc="2026-09-22T17:06:00Z">
        <w:r w:rsidR="00D65446">
          <w:rPr>
            <w:rFonts w:ascii="Arial" w:eastAsia="Arial" w:hAnsi="Arial" w:cs="Arial"/>
            <w:color w:val="000000" w:themeColor="text1"/>
            <w:lang w:val="en-US"/>
          </w:rPr>
          <w:t xml:space="preserve">as a starting point </w:t>
        </w:r>
      </w:ins>
      <w:r w:rsidR="00473A6E">
        <w:rPr>
          <w:rFonts w:ascii="Arial" w:eastAsia="Arial" w:hAnsi="Arial" w:cs="Arial"/>
          <w:color w:val="000000" w:themeColor="text1"/>
          <w:lang w:val="en-US"/>
        </w:rPr>
        <w:t xml:space="preserve">for </w:t>
      </w:r>
      <w:ins w:id="326" w:author="Andrea Cossa" w:date="2026-09-22T14:57:00Z" w16du:dateUtc="2026-09-22T13:57:00Z">
        <w:r w:rsidR="00FF5763">
          <w:rPr>
            <w:rFonts w:ascii="Arial" w:eastAsia="Arial" w:hAnsi="Arial" w:cs="Arial"/>
            <w:color w:val="000000" w:themeColor="text1"/>
            <w:lang w:val="en-US"/>
          </w:rPr>
          <w:t xml:space="preserve">all </w:t>
        </w:r>
      </w:ins>
      <w:r w:rsidR="00473A6E">
        <w:rPr>
          <w:rFonts w:ascii="Arial" w:eastAsia="Arial" w:hAnsi="Arial" w:cs="Arial"/>
          <w:color w:val="000000" w:themeColor="text1"/>
          <w:lang w:val="en-US"/>
        </w:rPr>
        <w:t xml:space="preserve">downstream analyses. </w:t>
      </w:r>
      <w:del w:id="327" w:author="Andrea Cossa" w:date="2026-09-22T14:48:00Z" w16du:dateUtc="2026-09-22T13:48:00Z">
        <w:r w:rsidR="00473A6E" w:rsidDel="006C3E9A">
          <w:rPr>
            <w:rFonts w:ascii="Arial" w:eastAsia="Arial" w:hAnsi="Arial" w:cs="Arial"/>
            <w:color w:val="000000" w:themeColor="text1"/>
            <w:lang w:val="en-US"/>
          </w:rPr>
          <w:delText>Parallel analysis involved aggregating 62 of the LCM samples, based on their close relative position in the tissue, and then comparing them to 7 such aggregated placental LCMs. This merged strategy yielded 175 new mutations not mapped onto the original embryo phylogeny, whereas force-calling in individual LCM samples recovered 242 older mutations that were shared with trophoblast, blood and gut.</w:delText>
        </w:r>
      </w:del>
    </w:p>
    <w:p w14:paraId="56BAC49E" w14:textId="2CBAAA8A" w:rsidR="00473A6E" w:rsidRDefault="00473A6E"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7399B41F" w14:textId="77777777" w:rsidR="00311088" w:rsidRDefault="00C3015F" w:rsidP="12DBB378">
      <w:pPr>
        <w:pBdr>
          <w:top w:val="nil"/>
          <w:left w:val="nil"/>
          <w:bottom w:val="nil"/>
          <w:right w:val="nil"/>
          <w:between w:val="nil"/>
        </w:pBdr>
        <w:spacing w:after="0" w:line="288" w:lineRule="auto"/>
        <w:jc w:val="both"/>
        <w:rPr>
          <w:ins w:id="328" w:author="Andrea Cossa" w:date="2026-09-22T18:07:00Z" w16du:dateUtc="2026-09-22T17:07:00Z"/>
          <w:rFonts w:ascii="Arial" w:eastAsia="Arial" w:hAnsi="Arial" w:cs="Arial"/>
          <w:color w:val="000000" w:themeColor="text1"/>
          <w:lang w:val="en-US"/>
        </w:rPr>
      </w:pPr>
      <w:del w:id="329" w:author="Andrea Cossa" w:date="2026-09-22T15:02:00Z" w16du:dateUtc="2026-09-22T14:02:00Z">
        <w:r w:rsidDel="00A93E46">
          <w:rPr>
            <w:rFonts w:ascii="Arial" w:eastAsia="Arial" w:hAnsi="Arial" w:cs="Arial"/>
            <w:color w:val="000000" w:themeColor="text1"/>
            <w:lang w:val="en-US"/>
          </w:rPr>
          <w:delText>Across the heart, m</w:delText>
        </w:r>
      </w:del>
      <w:del w:id="330" w:author="Andrea Cossa" w:date="2026-09-22T17:41:00Z" w16du:dateUtc="2026-09-22T16:41:00Z">
        <w:r w:rsidDel="000724C0">
          <w:rPr>
            <w:rFonts w:ascii="Arial" w:eastAsia="Arial" w:hAnsi="Arial" w:cs="Arial"/>
            <w:color w:val="000000" w:themeColor="text1"/>
            <w:lang w:val="en-US"/>
          </w:rPr>
          <w:delText xml:space="preserve">utation burden was widely spread </w:delText>
        </w:r>
      </w:del>
      <w:del w:id="331" w:author="Andrea Cossa" w:date="2026-09-22T15:02:00Z" w16du:dateUtc="2026-09-22T14:02:00Z">
        <w:r w:rsidDel="00A93E46">
          <w:rPr>
            <w:rFonts w:ascii="Arial" w:eastAsia="Arial" w:hAnsi="Arial" w:cs="Arial"/>
            <w:color w:val="000000" w:themeColor="text1"/>
            <w:lang w:val="en-US"/>
          </w:rPr>
          <w:delText xml:space="preserve">within </w:delText>
        </w:r>
      </w:del>
      <w:del w:id="332" w:author="Andrea Cossa" w:date="2026-09-22T17:41:00Z" w16du:dateUtc="2026-09-22T16:41:00Z">
        <w:r w:rsidDel="000724C0">
          <w:rPr>
            <w:rFonts w:ascii="Arial" w:eastAsia="Arial" w:hAnsi="Arial" w:cs="Arial"/>
            <w:color w:val="000000" w:themeColor="text1"/>
            <w:lang w:val="en-US"/>
          </w:rPr>
          <w:delText xml:space="preserve">regions, </w:delText>
        </w:r>
      </w:del>
      <w:del w:id="333" w:author="Andrea Cossa" w:date="2026-09-22T14:59:00Z" w16du:dateUtc="2026-09-22T13:59:00Z">
        <w:r w:rsidDel="00EE7730">
          <w:rPr>
            <w:rFonts w:ascii="Arial" w:eastAsia="Arial" w:hAnsi="Arial" w:cs="Arial"/>
            <w:color w:val="000000" w:themeColor="text1"/>
            <w:lang w:val="en-US"/>
          </w:rPr>
          <w:delText xml:space="preserve">and </w:delText>
        </w:r>
      </w:del>
      <w:ins w:id="334" w:author="Andrea Cossa" w:date="2026-09-22T17:41:00Z" w16du:dateUtc="2026-09-22T16:41:00Z">
        <w:r w:rsidR="000724C0">
          <w:rPr>
            <w:rFonts w:ascii="Arial" w:eastAsia="Arial" w:hAnsi="Arial" w:cs="Arial"/>
            <w:color w:val="000000" w:themeColor="text1"/>
            <w:lang w:val="en-US"/>
          </w:rPr>
          <w:t>T</w:t>
        </w:r>
      </w:ins>
      <w:del w:id="335" w:author="Andrea Cossa" w:date="2026-09-22T17:41:00Z" w16du:dateUtc="2026-09-22T16:41:00Z">
        <w:r w:rsidDel="000724C0">
          <w:rPr>
            <w:rFonts w:ascii="Arial" w:eastAsia="Arial" w:hAnsi="Arial" w:cs="Arial"/>
            <w:color w:val="000000" w:themeColor="text1"/>
            <w:lang w:val="en-US"/>
          </w:rPr>
          <w:delText>t</w:delText>
        </w:r>
      </w:del>
      <w:r>
        <w:rPr>
          <w:rFonts w:ascii="Arial" w:eastAsia="Arial" w:hAnsi="Arial" w:cs="Arial"/>
          <w:color w:val="000000" w:themeColor="text1"/>
          <w:lang w:val="en-US"/>
        </w:rPr>
        <w:t xml:space="preserve">he great majority of </w:t>
      </w:r>
      <w:ins w:id="336" w:author="Andrea Cossa" w:date="2026-09-22T17:41:00Z" w16du:dateUtc="2026-09-22T16:41:00Z">
        <w:r w:rsidR="000724C0">
          <w:rPr>
            <w:rFonts w:ascii="Arial" w:eastAsia="Arial" w:hAnsi="Arial" w:cs="Arial"/>
            <w:color w:val="000000" w:themeColor="text1"/>
            <w:lang w:val="en-US"/>
          </w:rPr>
          <w:t xml:space="preserve">embryonic </w:t>
        </w:r>
      </w:ins>
      <w:r>
        <w:rPr>
          <w:rFonts w:ascii="Arial" w:eastAsia="Arial" w:hAnsi="Arial" w:cs="Arial"/>
          <w:color w:val="000000" w:themeColor="text1"/>
          <w:lang w:val="en-US"/>
        </w:rPr>
        <w:t>variant</w:t>
      </w:r>
      <w:ins w:id="337" w:author="Andrea Cossa" w:date="2026-09-22T15:00:00Z" w16du:dateUtc="2026-09-22T14:00:00Z">
        <w:r w:rsidR="00EE7730">
          <w:rPr>
            <w:rFonts w:ascii="Arial" w:eastAsia="Arial" w:hAnsi="Arial" w:cs="Arial"/>
            <w:color w:val="000000" w:themeColor="text1"/>
            <w:lang w:val="en-US"/>
          </w:rPr>
          <w:t xml:space="preserve">s </w:t>
        </w:r>
      </w:ins>
      <w:del w:id="338" w:author="Andrea Cossa" w:date="2026-09-22T15:00:00Z" w16du:dateUtc="2026-09-22T14:00:00Z">
        <w:r w:rsidDel="00EE7730">
          <w:rPr>
            <w:rFonts w:ascii="Arial" w:eastAsia="Arial" w:hAnsi="Arial" w:cs="Arial"/>
            <w:color w:val="000000" w:themeColor="text1"/>
            <w:lang w:val="en-US"/>
          </w:rPr>
          <w:delText xml:space="preserve">s in the </w:delText>
        </w:r>
        <w:r w:rsidR="00473A6E" w:rsidDel="00EE7730">
          <w:rPr>
            <w:rFonts w:ascii="Arial" w:eastAsia="Arial" w:hAnsi="Arial" w:cs="Arial"/>
            <w:color w:val="000000" w:themeColor="text1"/>
            <w:lang w:val="en-US"/>
          </w:rPr>
          <w:delText xml:space="preserve">non-aggregated </w:delText>
        </w:r>
        <w:r w:rsidDel="00EE7730">
          <w:rPr>
            <w:rFonts w:ascii="Arial" w:eastAsia="Arial" w:hAnsi="Arial" w:cs="Arial"/>
            <w:color w:val="000000" w:themeColor="text1"/>
            <w:lang w:val="en-US"/>
          </w:rPr>
          <w:delText xml:space="preserve">set </w:delText>
        </w:r>
      </w:del>
      <w:ins w:id="339" w:author="Andrea Cossa" w:date="2026-09-22T17:47:00Z" w16du:dateUtc="2026-09-22T16:47:00Z">
        <w:r w:rsidR="00BC7387">
          <w:rPr>
            <w:rFonts w:ascii="Arial" w:eastAsia="Arial" w:hAnsi="Arial" w:cs="Arial"/>
            <w:color w:val="000000" w:themeColor="text1"/>
            <w:lang w:val="en-US"/>
          </w:rPr>
          <w:t>(141</w:t>
        </w:r>
      </w:ins>
      <w:del w:id="340" w:author="Andrea Cossa" w:date="2026-09-22T17:47:00Z" w16du:dateUtc="2026-09-22T16:47:00Z">
        <w:r w:rsidDel="00BC7387">
          <w:rPr>
            <w:rFonts w:ascii="Arial" w:eastAsia="Arial" w:hAnsi="Arial" w:cs="Arial"/>
            <w:color w:val="000000" w:themeColor="text1"/>
            <w:lang w:val="en-US"/>
          </w:rPr>
          <w:delText>(208</w:delText>
        </w:r>
      </w:del>
      <w:r>
        <w:rPr>
          <w:rFonts w:ascii="Arial" w:eastAsia="Arial" w:hAnsi="Arial" w:cs="Arial"/>
          <w:color w:val="000000" w:themeColor="text1"/>
          <w:lang w:val="en-US"/>
        </w:rPr>
        <w:t xml:space="preserve">/215) </w:t>
      </w:r>
      <w:ins w:id="341" w:author="Andrea Cossa" w:date="2026-09-22T17:41:00Z" w16du:dateUtc="2026-09-22T16:41:00Z">
        <w:r w:rsidR="000A6FC9">
          <w:rPr>
            <w:rFonts w:ascii="Arial" w:eastAsia="Arial" w:hAnsi="Arial" w:cs="Arial"/>
            <w:color w:val="000000" w:themeColor="text1"/>
            <w:lang w:val="en-US"/>
          </w:rPr>
          <w:t xml:space="preserve">was </w:t>
        </w:r>
      </w:ins>
      <w:del w:id="342" w:author="Andrea Cossa" w:date="2026-09-22T15:00:00Z" w16du:dateUtc="2026-09-22T14:00:00Z">
        <w:r w:rsidDel="00EE7730">
          <w:rPr>
            <w:rFonts w:ascii="Arial" w:eastAsia="Arial" w:hAnsi="Arial" w:cs="Arial"/>
            <w:color w:val="000000" w:themeColor="text1"/>
            <w:lang w:val="en-US"/>
          </w:rPr>
          <w:delText xml:space="preserve">were </w:delText>
        </w:r>
      </w:del>
      <w:r>
        <w:rPr>
          <w:rFonts w:ascii="Arial" w:eastAsia="Arial" w:hAnsi="Arial" w:cs="Arial"/>
          <w:color w:val="000000" w:themeColor="text1"/>
          <w:lang w:val="en-US"/>
        </w:rPr>
        <w:t xml:space="preserve">shared </w:t>
      </w:r>
      <w:del w:id="343" w:author="Andrea Cossa" w:date="2026-09-22T15:02:00Z" w16du:dateUtc="2026-09-22T14:02:00Z">
        <w:r w:rsidDel="00A93E46">
          <w:rPr>
            <w:rFonts w:ascii="Arial" w:eastAsia="Arial" w:hAnsi="Arial" w:cs="Arial"/>
            <w:color w:val="000000" w:themeColor="text1"/>
            <w:lang w:val="en-US"/>
          </w:rPr>
          <w:delText xml:space="preserve">across </w:delText>
        </w:r>
      </w:del>
      <w:ins w:id="344" w:author="Andrea Cossa" w:date="2026-09-22T15:02:00Z" w16du:dateUtc="2026-09-22T14:02:00Z">
        <w:r w:rsidR="00A93E46">
          <w:rPr>
            <w:rFonts w:ascii="Arial" w:eastAsia="Arial" w:hAnsi="Arial" w:cs="Arial"/>
            <w:color w:val="000000" w:themeColor="text1"/>
            <w:lang w:val="en-US"/>
          </w:rPr>
          <w:t>among</w:t>
        </w:r>
      </w:ins>
      <w:ins w:id="345" w:author="Andrea Cossa" w:date="2026-09-22T17:47:00Z" w16du:dateUtc="2026-09-22T16:47:00Z">
        <w:r w:rsidR="00BC7387">
          <w:rPr>
            <w:rFonts w:ascii="Arial" w:eastAsia="Arial" w:hAnsi="Arial" w:cs="Arial"/>
            <w:color w:val="000000" w:themeColor="text1"/>
            <w:lang w:val="en-US"/>
          </w:rPr>
          <w:t xml:space="preserve"> LV, RV and IVS</w:t>
        </w:r>
      </w:ins>
      <w:del w:id="346" w:author="Andrea Cossa" w:date="2026-09-22T17:47:00Z" w16du:dateUtc="2026-09-22T16:47:00Z">
        <w:r w:rsidDel="00BC7387">
          <w:rPr>
            <w:rFonts w:ascii="Arial" w:eastAsia="Arial" w:hAnsi="Arial" w:cs="Arial"/>
            <w:color w:val="000000" w:themeColor="text1"/>
            <w:lang w:val="en-US"/>
          </w:rPr>
          <w:delText>regions</w:delText>
        </w:r>
      </w:del>
      <w:ins w:id="347" w:author="Andrea Cossa" w:date="2026-09-22T17:42:00Z" w16du:dateUtc="2026-09-22T16:42:00Z">
        <w:r w:rsidR="00FC4C92">
          <w:rPr>
            <w:rFonts w:ascii="Arial" w:eastAsia="Arial" w:hAnsi="Arial" w:cs="Arial"/>
            <w:color w:val="000000" w:themeColor="text1"/>
            <w:lang w:val="en-US"/>
          </w:rPr>
          <w:t xml:space="preserve">, </w:t>
        </w:r>
      </w:ins>
    </w:p>
    <w:p w14:paraId="193604CB" w14:textId="77777777" w:rsidR="00311088" w:rsidRDefault="00311088" w:rsidP="12DBB378">
      <w:pPr>
        <w:pBdr>
          <w:top w:val="nil"/>
          <w:left w:val="nil"/>
          <w:bottom w:val="nil"/>
          <w:right w:val="nil"/>
          <w:between w:val="nil"/>
        </w:pBdr>
        <w:spacing w:after="0" w:line="288" w:lineRule="auto"/>
        <w:jc w:val="both"/>
        <w:rPr>
          <w:ins w:id="348" w:author="Andrea Cossa" w:date="2026-09-22T18:07:00Z" w16du:dateUtc="2026-09-22T17:07:00Z"/>
          <w:rFonts w:ascii="Arial" w:eastAsia="Arial" w:hAnsi="Arial" w:cs="Arial"/>
          <w:color w:val="000000" w:themeColor="text1"/>
          <w:lang w:val="en-US"/>
        </w:rPr>
      </w:pPr>
    </w:p>
    <w:p w14:paraId="092C9E15" w14:textId="77777777" w:rsidR="00311088" w:rsidRDefault="00311088" w:rsidP="12DBB378">
      <w:pPr>
        <w:pBdr>
          <w:top w:val="nil"/>
          <w:left w:val="nil"/>
          <w:bottom w:val="nil"/>
          <w:right w:val="nil"/>
          <w:between w:val="nil"/>
        </w:pBdr>
        <w:spacing w:after="0" w:line="288" w:lineRule="auto"/>
        <w:jc w:val="both"/>
        <w:rPr>
          <w:ins w:id="349" w:author="Andrea Cossa" w:date="2026-09-22T18:07:00Z" w16du:dateUtc="2026-09-22T17:07:00Z"/>
          <w:rFonts w:ascii="Arial" w:eastAsia="Arial" w:hAnsi="Arial" w:cs="Arial"/>
          <w:color w:val="000000" w:themeColor="text1"/>
          <w:lang w:val="en-US"/>
        </w:rPr>
      </w:pPr>
    </w:p>
    <w:p w14:paraId="450D4727" w14:textId="4862964B" w:rsidR="00F55BE9" w:rsidRDefault="00C3015F" w:rsidP="12DBB378">
      <w:pPr>
        <w:pBdr>
          <w:top w:val="nil"/>
          <w:left w:val="nil"/>
          <w:bottom w:val="nil"/>
          <w:right w:val="nil"/>
          <w:between w:val="nil"/>
        </w:pBdr>
        <w:spacing w:after="0" w:line="288" w:lineRule="auto"/>
        <w:jc w:val="both"/>
        <w:rPr>
          <w:ins w:id="350" w:author="Andrea Cossa" w:date="2026-09-22T15:23:00Z" w16du:dateUtc="2026-09-22T14:23:00Z"/>
          <w:rFonts w:ascii="Arial" w:eastAsia="Arial" w:hAnsi="Arial" w:cs="Arial"/>
          <w:color w:val="000000" w:themeColor="text1"/>
          <w:lang w:val="en-US"/>
        </w:rPr>
      </w:pPr>
      <w:del w:id="351" w:author="Andrea Cossa" w:date="2026-09-22T17:42:00Z" w16du:dateUtc="2026-09-22T16:42:00Z">
        <w:r w:rsidDel="00FC4C92">
          <w:rPr>
            <w:rFonts w:ascii="Arial" w:eastAsia="Arial" w:hAnsi="Arial" w:cs="Arial"/>
            <w:color w:val="000000" w:themeColor="text1"/>
            <w:lang w:val="en-US"/>
          </w:rPr>
          <w:delText xml:space="preserve">, </w:delText>
        </w:r>
      </w:del>
      <w:r>
        <w:rPr>
          <w:rFonts w:ascii="Arial" w:eastAsia="Arial" w:hAnsi="Arial" w:cs="Arial"/>
          <w:color w:val="000000" w:themeColor="text1"/>
          <w:lang w:val="en-US"/>
        </w:rPr>
        <w:t xml:space="preserve">indicating that </w:t>
      </w:r>
      <w:del w:id="352" w:author="Andrea Cossa" w:date="2026-09-22T15:03:00Z" w16du:dateUtc="2026-09-22T14:03:00Z">
        <w:r w:rsidDel="00A93E46">
          <w:rPr>
            <w:rFonts w:ascii="Arial" w:eastAsia="Arial" w:hAnsi="Arial" w:cs="Arial"/>
            <w:color w:val="000000" w:themeColor="text1"/>
            <w:lang w:val="en-US"/>
          </w:rPr>
          <w:delText xml:space="preserve">many </w:delText>
        </w:r>
      </w:del>
      <w:ins w:id="353" w:author="Andrea Cossa" w:date="2026-09-22T17:20:00Z" w16du:dateUtc="2026-09-22T16:20:00Z">
        <w:r w:rsidR="00DE57B1">
          <w:rPr>
            <w:rFonts w:ascii="Arial" w:eastAsia="Arial" w:hAnsi="Arial" w:cs="Arial"/>
            <w:color w:val="000000" w:themeColor="text1"/>
            <w:lang w:val="en-US"/>
          </w:rPr>
          <w:t>most</w:t>
        </w:r>
      </w:ins>
      <w:ins w:id="354" w:author="Andrea Cossa" w:date="2026-09-22T15:03:00Z" w16du:dateUtc="2026-09-22T14:03:00Z">
        <w:r w:rsidR="00A93E46">
          <w:rPr>
            <w:rFonts w:ascii="Arial" w:eastAsia="Arial" w:hAnsi="Arial" w:cs="Arial"/>
            <w:color w:val="000000" w:themeColor="text1"/>
            <w:lang w:val="en-US"/>
          </w:rPr>
          <w:t xml:space="preserve"> </w:t>
        </w:r>
      </w:ins>
      <w:r>
        <w:rPr>
          <w:rFonts w:ascii="Arial" w:eastAsia="Arial" w:hAnsi="Arial" w:cs="Arial"/>
          <w:color w:val="000000" w:themeColor="text1"/>
          <w:lang w:val="en-US"/>
        </w:rPr>
        <w:t xml:space="preserve">detectable somatic events predated regional diversification. </w:t>
      </w:r>
      <w:del w:id="355" w:author="Andrea Cossa" w:date="2026-09-22T17:15:00Z" w16du:dateUtc="2026-09-22T16:15:00Z">
        <w:r w:rsidDel="00E47BD4">
          <w:rPr>
            <w:rFonts w:ascii="Arial" w:eastAsia="Arial" w:hAnsi="Arial" w:cs="Arial"/>
            <w:color w:val="000000" w:themeColor="text1"/>
            <w:lang w:val="en-US"/>
          </w:rPr>
          <w:delText>Nevertheless, we identified</w:delText>
        </w:r>
      </w:del>
      <w:del w:id="356" w:author="Andrea Cossa" w:date="2026-09-22T15:13:00Z" w16du:dateUtc="2026-09-22T14:13:00Z">
        <w:r w:rsidDel="009A3DC8">
          <w:rPr>
            <w:rFonts w:ascii="Arial" w:eastAsia="Arial" w:hAnsi="Arial" w:cs="Arial"/>
            <w:color w:val="000000" w:themeColor="text1"/>
            <w:lang w:val="en-US"/>
          </w:rPr>
          <w:delText xml:space="preserve"> </w:delText>
        </w:r>
      </w:del>
      <w:del w:id="357" w:author="Andrea Cossa" w:date="2026-09-22T17:15:00Z" w16du:dateUtc="2026-09-22T16:15:00Z">
        <w:r w:rsidDel="00E47BD4">
          <w:rPr>
            <w:rFonts w:ascii="Arial" w:eastAsia="Arial" w:hAnsi="Arial" w:cs="Arial"/>
            <w:color w:val="000000" w:themeColor="text1"/>
            <w:lang w:val="en-US"/>
          </w:rPr>
          <w:delText>2</w:delText>
        </w:r>
      </w:del>
      <w:del w:id="358" w:author="Andrea Cossa" w:date="2026-09-22T15:17:00Z" w16du:dateUtc="2026-09-22T14:17:00Z">
        <w:r w:rsidDel="00BE526A">
          <w:rPr>
            <w:rFonts w:ascii="Arial" w:eastAsia="Arial" w:hAnsi="Arial" w:cs="Arial"/>
            <w:color w:val="000000" w:themeColor="text1"/>
            <w:lang w:val="en-US"/>
          </w:rPr>
          <w:delText>1</w:delText>
        </w:r>
      </w:del>
      <w:del w:id="359" w:author="Andrea Cossa" w:date="2026-09-22T17:15:00Z" w16du:dateUtc="2026-09-22T16:15:00Z">
        <w:r w:rsidDel="00E47BD4">
          <w:rPr>
            <w:rFonts w:ascii="Arial" w:eastAsia="Arial" w:hAnsi="Arial" w:cs="Arial"/>
            <w:color w:val="000000" w:themeColor="text1"/>
            <w:lang w:val="en-US"/>
          </w:rPr>
          <w:delText xml:space="preserve"> lineages</w:delText>
        </w:r>
      </w:del>
      <w:del w:id="360" w:author="Andrea Cossa" w:date="2026-09-22T15:22:00Z" w16du:dateUtc="2026-09-22T14:22:00Z">
        <w:r w:rsidDel="00F55BE9">
          <w:rPr>
            <w:rFonts w:ascii="Arial" w:eastAsia="Arial" w:hAnsi="Arial" w:cs="Arial"/>
            <w:color w:val="000000" w:themeColor="text1"/>
            <w:lang w:val="en-US"/>
          </w:rPr>
          <w:delText xml:space="preserve"> </w:delText>
        </w:r>
      </w:del>
      <w:del w:id="361" w:author="Andrea Cossa" w:date="2026-09-22T15:18:00Z" w16du:dateUtc="2026-09-22T14:18:00Z">
        <w:r w:rsidDel="00BE526A">
          <w:rPr>
            <w:rFonts w:ascii="Arial" w:eastAsia="Arial" w:hAnsi="Arial" w:cs="Arial"/>
            <w:color w:val="000000" w:themeColor="text1"/>
            <w:lang w:val="en-US"/>
          </w:rPr>
          <w:delText xml:space="preserve">that </w:delText>
        </w:r>
      </w:del>
      <w:del w:id="362" w:author="Andrea Cossa" w:date="2026-09-22T17:14:00Z" w16du:dateUtc="2026-09-22T16:14:00Z">
        <w:r w:rsidDel="008D6163">
          <w:rPr>
            <w:rFonts w:ascii="Arial" w:eastAsia="Arial" w:hAnsi="Arial" w:cs="Arial"/>
            <w:color w:val="000000" w:themeColor="text1"/>
            <w:lang w:val="en-US"/>
          </w:rPr>
          <w:delText xml:space="preserve">were </w:delText>
        </w:r>
      </w:del>
    </w:p>
    <w:p w14:paraId="5F621BBE" w14:textId="3E14FFBE" w:rsidR="00C3015F" w:rsidDel="004A48A0" w:rsidRDefault="00C3015F" w:rsidP="12DBB378">
      <w:pPr>
        <w:pBdr>
          <w:top w:val="nil"/>
          <w:left w:val="nil"/>
          <w:bottom w:val="nil"/>
          <w:right w:val="nil"/>
          <w:between w:val="nil"/>
        </w:pBdr>
        <w:spacing w:after="0" w:line="288" w:lineRule="auto"/>
        <w:jc w:val="both"/>
        <w:rPr>
          <w:del w:id="363" w:author="Andrea Cossa" w:date="2026-09-22T18:45:00Z" w16du:dateUtc="2026-09-22T17:45:00Z"/>
          <w:rFonts w:ascii="Arial" w:eastAsia="Arial" w:hAnsi="Arial" w:cs="Arial"/>
          <w:color w:val="000000" w:themeColor="text1"/>
          <w:lang w:val="en-US"/>
        </w:rPr>
      </w:pPr>
      <w:del w:id="364" w:author="Andrea Cossa" w:date="2026-09-22T15:20:00Z" w16du:dateUtc="2026-09-22T14:20:00Z">
        <w:r w:rsidDel="00F55BE9">
          <w:rPr>
            <w:rFonts w:ascii="Arial" w:eastAsia="Arial" w:hAnsi="Arial" w:cs="Arial"/>
            <w:color w:val="000000" w:themeColor="text1"/>
            <w:lang w:val="en-US"/>
          </w:rPr>
          <w:delText xml:space="preserve">mutually exclusive </w:delText>
        </w:r>
      </w:del>
      <w:del w:id="365" w:author="Andrea Cossa" w:date="2026-09-22T15:32:00Z" w16du:dateUtc="2026-09-22T14:32:00Z">
        <w:r w:rsidDel="00356913">
          <w:rPr>
            <w:rFonts w:ascii="Arial" w:eastAsia="Arial" w:hAnsi="Arial" w:cs="Arial"/>
            <w:color w:val="000000" w:themeColor="text1"/>
            <w:lang w:val="en-US"/>
          </w:rPr>
          <w:delText>in left/centre</w:delText>
        </w:r>
      </w:del>
      <w:del w:id="366" w:author="Andrea Cossa" w:date="2026-09-22T15:19:00Z" w16du:dateUtc="2026-09-22T14:19:00Z">
        <w:r w:rsidDel="00BE526A">
          <w:rPr>
            <w:rFonts w:ascii="Arial" w:eastAsia="Arial" w:hAnsi="Arial" w:cs="Arial"/>
            <w:color w:val="000000" w:themeColor="text1"/>
            <w:lang w:val="en-US"/>
          </w:rPr>
          <w:delText xml:space="preserve"> or </w:delText>
        </w:r>
      </w:del>
      <w:del w:id="367" w:author="Andrea Cossa" w:date="2026-09-22T15:32:00Z" w16du:dateUtc="2026-09-22T14:32:00Z">
        <w:r w:rsidDel="00356913">
          <w:rPr>
            <w:rFonts w:ascii="Arial" w:eastAsia="Arial" w:hAnsi="Arial" w:cs="Arial"/>
            <w:color w:val="000000" w:themeColor="text1"/>
            <w:lang w:val="en-US"/>
          </w:rPr>
          <w:delText xml:space="preserve">right/centre </w:delText>
        </w:r>
      </w:del>
      <w:del w:id="368" w:author="Andrea Cossa" w:date="2026-09-22T15:19:00Z" w16du:dateUtc="2026-09-22T14:19:00Z">
        <w:r w:rsidDel="00BE526A">
          <w:rPr>
            <w:rFonts w:ascii="Arial" w:eastAsia="Arial" w:hAnsi="Arial" w:cs="Arial"/>
            <w:color w:val="000000" w:themeColor="text1"/>
            <w:lang w:val="en-US"/>
          </w:rPr>
          <w:delText>septal sections</w:delText>
        </w:r>
      </w:del>
      <w:del w:id="369" w:author="Andrea Cossa" w:date="2026-09-22T15:14:00Z" w16du:dateUtc="2026-09-22T14:14:00Z">
        <w:r w:rsidDel="00396F9B">
          <w:rPr>
            <w:rFonts w:ascii="Arial" w:eastAsia="Arial" w:hAnsi="Arial" w:cs="Arial"/>
            <w:color w:val="000000" w:themeColor="text1"/>
            <w:lang w:val="en-US"/>
          </w:rPr>
          <w:delText xml:space="preserve">, </w:delText>
        </w:r>
        <w:r w:rsidDel="009A3DC8">
          <w:rPr>
            <w:rFonts w:ascii="Arial" w:eastAsia="Arial" w:hAnsi="Arial" w:cs="Arial"/>
            <w:color w:val="000000" w:themeColor="text1"/>
            <w:lang w:val="en-US"/>
          </w:rPr>
          <w:delText xml:space="preserve">with </w:delText>
        </w:r>
      </w:del>
      <w:del w:id="370" w:author="Andrea Cossa" w:date="2026-09-22T15:32:00Z" w16du:dateUtc="2026-09-22T14:32:00Z">
        <w:r w:rsidDel="00356913">
          <w:rPr>
            <w:rFonts w:ascii="Arial" w:eastAsia="Arial" w:hAnsi="Arial" w:cs="Arial"/>
            <w:color w:val="000000" w:themeColor="text1"/>
            <w:lang w:val="en-US"/>
          </w:rPr>
          <w:delText xml:space="preserve">only one lineage detected solely in the centre septum. </w:delText>
        </w:r>
      </w:del>
      <w:del w:id="371" w:author="Andrea Cossa" w:date="2026-09-22T15:05:00Z" w16du:dateUtc="2026-09-22T14:05:00Z">
        <w:r w:rsidDel="00582A54">
          <w:rPr>
            <w:rFonts w:ascii="Arial" w:eastAsia="Arial" w:hAnsi="Arial" w:cs="Arial"/>
            <w:color w:val="000000" w:themeColor="text1"/>
            <w:lang w:val="en-US"/>
          </w:rPr>
          <w:delText>T</w:delText>
        </w:r>
      </w:del>
      <w:del w:id="372" w:author="Andrea Cossa" w:date="2026-09-22T18:45:00Z" w16du:dateUtc="2026-09-22T17:45:00Z">
        <w:r w:rsidDel="004A48A0">
          <w:rPr>
            <w:rFonts w:ascii="Arial" w:eastAsia="Arial" w:hAnsi="Arial" w:cs="Arial"/>
            <w:color w:val="000000" w:themeColor="text1"/>
            <w:lang w:val="en-US"/>
          </w:rPr>
          <w:delText>he centre septum share</w:delText>
        </w:r>
      </w:del>
      <w:del w:id="373" w:author="Andrea Cossa" w:date="2026-09-22T15:43:00Z" w16du:dateUtc="2026-09-22T14:43:00Z">
        <w:r w:rsidDel="00D64339">
          <w:rPr>
            <w:rFonts w:ascii="Arial" w:eastAsia="Arial" w:hAnsi="Arial" w:cs="Arial"/>
            <w:color w:val="000000" w:themeColor="text1"/>
            <w:lang w:val="en-US"/>
          </w:rPr>
          <w:delText>d</w:delText>
        </w:r>
      </w:del>
      <w:del w:id="374" w:author="Andrea Cossa" w:date="2026-09-22T18:45:00Z" w16du:dateUtc="2026-09-22T17:45:00Z">
        <w:r w:rsidDel="004A48A0">
          <w:rPr>
            <w:rFonts w:ascii="Arial" w:eastAsia="Arial" w:hAnsi="Arial" w:cs="Arial"/>
            <w:color w:val="000000" w:themeColor="text1"/>
            <w:lang w:val="en-US"/>
          </w:rPr>
          <w:delText xml:space="preserve"> almost all of its lineages with either </w:delText>
        </w:r>
      </w:del>
      <w:del w:id="375" w:author="Andrea Cossa" w:date="2026-09-22T15:43:00Z" w16du:dateUtc="2026-09-22T14:43:00Z">
        <w:r w:rsidDel="00EF4A99">
          <w:rPr>
            <w:rFonts w:ascii="Arial" w:eastAsia="Arial" w:hAnsi="Arial" w:cs="Arial"/>
            <w:color w:val="000000" w:themeColor="text1"/>
            <w:lang w:val="en-US"/>
          </w:rPr>
          <w:delText xml:space="preserve">the </w:delText>
        </w:r>
      </w:del>
      <w:del w:id="376" w:author="Andrea Cossa" w:date="2026-09-22T18:45:00Z" w16du:dateUtc="2026-09-22T17:45:00Z">
        <w:r w:rsidDel="004A48A0">
          <w:rPr>
            <w:rFonts w:ascii="Arial" w:eastAsia="Arial" w:hAnsi="Arial" w:cs="Arial"/>
            <w:color w:val="000000" w:themeColor="text1"/>
            <w:lang w:val="en-US"/>
          </w:rPr>
          <w:delText xml:space="preserve">left or </w:delText>
        </w:r>
      </w:del>
      <w:del w:id="377" w:author="Andrea Cossa" w:date="2026-09-22T15:43:00Z" w16du:dateUtc="2026-09-22T14:43:00Z">
        <w:r w:rsidDel="00EF4A99">
          <w:rPr>
            <w:rFonts w:ascii="Arial" w:eastAsia="Arial" w:hAnsi="Arial" w:cs="Arial"/>
            <w:color w:val="000000" w:themeColor="text1"/>
            <w:lang w:val="en-US"/>
          </w:rPr>
          <w:delText xml:space="preserve">the </w:delText>
        </w:r>
      </w:del>
      <w:del w:id="378" w:author="Andrea Cossa" w:date="2026-09-22T18:45:00Z" w16du:dateUtc="2026-09-22T17:45:00Z">
        <w:r w:rsidDel="004A48A0">
          <w:rPr>
            <w:rFonts w:ascii="Arial" w:eastAsia="Arial" w:hAnsi="Arial" w:cs="Arial"/>
            <w:color w:val="000000" w:themeColor="text1"/>
            <w:lang w:val="en-US"/>
          </w:rPr>
          <w:delText xml:space="preserve">right </w:delText>
        </w:r>
      </w:del>
      <w:del w:id="379" w:author="Andrea Cossa" w:date="2026-09-22T15:43:00Z" w16du:dateUtc="2026-09-22T14:43:00Z">
        <w:r w:rsidDel="00EF4A99">
          <w:rPr>
            <w:rFonts w:ascii="Arial" w:eastAsia="Arial" w:hAnsi="Arial" w:cs="Arial"/>
            <w:color w:val="000000" w:themeColor="text1"/>
            <w:lang w:val="en-US"/>
          </w:rPr>
          <w:delText>septum</w:delText>
        </w:r>
      </w:del>
      <w:del w:id="380" w:author="Andrea Cossa" w:date="2026-09-22T15:44:00Z" w16du:dateUtc="2026-09-22T14:44:00Z">
        <w:r w:rsidDel="00CE4538">
          <w:rPr>
            <w:rFonts w:ascii="Arial" w:eastAsia="Arial" w:hAnsi="Arial" w:cs="Arial"/>
            <w:color w:val="000000" w:themeColor="text1"/>
            <w:lang w:val="en-US"/>
          </w:rPr>
          <w:delText xml:space="preserve">, </w:delText>
        </w:r>
      </w:del>
      <w:del w:id="381" w:author="Andrea Cossa" w:date="2026-09-22T18:45:00Z" w16du:dateUtc="2026-09-22T17:45:00Z">
        <w:r w:rsidDel="004A48A0">
          <w:rPr>
            <w:rFonts w:ascii="Arial" w:eastAsia="Arial" w:hAnsi="Arial" w:cs="Arial"/>
            <w:color w:val="000000" w:themeColor="text1"/>
            <w:lang w:val="en-US"/>
          </w:rPr>
          <w:delText>suggesting shared ancestry</w:delText>
        </w:r>
      </w:del>
      <w:del w:id="382" w:author="Andrea Cossa" w:date="2026-09-22T17:13:00Z" w16du:dateUtc="2026-09-22T16:13:00Z">
        <w:r w:rsidDel="008D6163">
          <w:rPr>
            <w:rFonts w:ascii="Arial" w:eastAsia="Arial" w:hAnsi="Arial" w:cs="Arial"/>
            <w:color w:val="000000" w:themeColor="text1"/>
            <w:lang w:val="en-US"/>
          </w:rPr>
          <w:delText xml:space="preserve"> and a later developmental </w:delText>
        </w:r>
      </w:del>
      <w:del w:id="383" w:author="Andrea Cossa" w:date="2026-09-22T15:38:00Z" w16du:dateUtc="2026-09-22T14:38:00Z">
        <w:r w:rsidDel="002503DE">
          <w:rPr>
            <w:rFonts w:ascii="Arial" w:eastAsia="Arial" w:hAnsi="Arial" w:cs="Arial"/>
            <w:color w:val="000000" w:themeColor="text1"/>
            <w:lang w:val="en-US"/>
          </w:rPr>
          <w:delText xml:space="preserve">contribution </w:delText>
        </w:r>
      </w:del>
      <w:del w:id="384" w:author="Andrea Cossa" w:date="2026-09-22T17:13:00Z" w16du:dateUtc="2026-09-22T16:13:00Z">
        <w:r w:rsidDel="008D6163">
          <w:rPr>
            <w:rFonts w:ascii="Arial" w:eastAsia="Arial" w:hAnsi="Arial" w:cs="Arial"/>
            <w:color w:val="000000" w:themeColor="text1"/>
            <w:lang w:val="en-US"/>
          </w:rPr>
          <w:delText xml:space="preserve">of the central </w:delText>
        </w:r>
      </w:del>
      <w:del w:id="385" w:author="Andrea Cossa" w:date="2026-09-22T15:43:00Z" w16du:dateUtc="2026-09-22T14:43:00Z">
        <w:r w:rsidDel="00BD3973">
          <w:rPr>
            <w:rFonts w:ascii="Arial" w:eastAsia="Arial" w:hAnsi="Arial" w:cs="Arial"/>
            <w:color w:val="000000" w:themeColor="text1"/>
            <w:lang w:val="en-US"/>
          </w:rPr>
          <w:delText xml:space="preserve">septal </w:delText>
        </w:r>
      </w:del>
      <w:del w:id="386" w:author="Andrea Cossa" w:date="2026-09-22T17:13:00Z" w16du:dateUtc="2026-09-22T16:13:00Z">
        <w:r w:rsidDel="008D6163">
          <w:rPr>
            <w:rFonts w:ascii="Arial" w:eastAsia="Arial" w:hAnsi="Arial" w:cs="Arial"/>
            <w:color w:val="000000" w:themeColor="text1"/>
            <w:lang w:val="en-US"/>
          </w:rPr>
          <w:delText xml:space="preserve">region relative to the two lateral </w:delText>
        </w:r>
        <w:r w:rsidR="00473A6E" w:rsidDel="008D6163">
          <w:rPr>
            <w:rFonts w:ascii="Arial" w:eastAsia="Arial" w:hAnsi="Arial" w:cs="Arial"/>
            <w:color w:val="000000" w:themeColor="text1"/>
            <w:lang w:val="en-US"/>
          </w:rPr>
          <w:delText>domains.</w:delText>
        </w:r>
      </w:del>
    </w:p>
    <w:p w14:paraId="21370E8A" w14:textId="66D0FF3C" w:rsidR="00C3015F" w:rsidDel="004A48A0" w:rsidRDefault="00C3015F" w:rsidP="12DBB378">
      <w:pPr>
        <w:pBdr>
          <w:top w:val="nil"/>
          <w:left w:val="nil"/>
          <w:bottom w:val="nil"/>
          <w:right w:val="nil"/>
          <w:between w:val="nil"/>
        </w:pBdr>
        <w:spacing w:after="0" w:line="288" w:lineRule="auto"/>
        <w:jc w:val="both"/>
        <w:rPr>
          <w:del w:id="387" w:author="Andrea Cossa" w:date="2026-09-22T18:45:00Z" w16du:dateUtc="2026-09-22T17:45:00Z"/>
          <w:rFonts w:ascii="Arial" w:eastAsia="Arial" w:hAnsi="Arial" w:cs="Arial"/>
          <w:color w:val="000000" w:themeColor="text1"/>
          <w:lang w:val="en-US"/>
        </w:rPr>
      </w:pPr>
    </w:p>
    <w:p w14:paraId="1D32BA3F" w14:textId="77777777" w:rsidR="00B008FF" w:rsidRDefault="00B008FF" w:rsidP="12DBB378">
      <w:pPr>
        <w:pBdr>
          <w:top w:val="nil"/>
          <w:left w:val="nil"/>
          <w:bottom w:val="nil"/>
          <w:right w:val="nil"/>
          <w:between w:val="nil"/>
        </w:pBdr>
        <w:spacing w:after="0" w:line="288" w:lineRule="auto"/>
        <w:jc w:val="both"/>
        <w:rPr>
          <w:ins w:id="388" w:author="Andrea Cossa" w:date="2026-09-22T17:50:00Z" w16du:dateUtc="2026-09-22T16:50:00Z"/>
          <w:rFonts w:ascii="Arial" w:eastAsia="Arial" w:hAnsi="Arial" w:cs="Arial"/>
          <w:color w:val="000000" w:themeColor="text1"/>
          <w:lang w:val="en-US"/>
        </w:rPr>
      </w:pPr>
    </w:p>
    <w:p w14:paraId="69D2A8C7" w14:textId="6921EAB8" w:rsidR="00BC7387" w:rsidRDefault="00BC7387" w:rsidP="12DBB378">
      <w:pPr>
        <w:pBdr>
          <w:top w:val="nil"/>
          <w:left w:val="nil"/>
          <w:bottom w:val="nil"/>
          <w:right w:val="nil"/>
          <w:between w:val="nil"/>
        </w:pBdr>
        <w:spacing w:after="0" w:line="288" w:lineRule="auto"/>
        <w:jc w:val="both"/>
        <w:rPr>
          <w:ins w:id="389" w:author="Andrea Cossa" w:date="2026-09-22T17:50:00Z" w16du:dateUtc="2026-09-22T16:50:00Z"/>
          <w:rFonts w:ascii="Arial" w:eastAsia="Arial" w:hAnsi="Arial" w:cs="Arial"/>
          <w:color w:val="000000" w:themeColor="text1"/>
          <w:lang w:val="en-US"/>
        </w:rPr>
      </w:pPr>
      <w:ins w:id="390" w:author="Andrea Cossa" w:date="2026-09-22T17:50:00Z" w16du:dateUtc="2026-09-22T16:50:00Z">
        <w:r>
          <w:rPr>
            <w:rFonts w:ascii="Arial" w:eastAsia="Arial" w:hAnsi="Arial" w:cs="Arial"/>
            <w:color w:val="000000" w:themeColor="text1"/>
            <w:lang w:val="en-US"/>
          </w:rPr>
          <w:lastRenderedPageBreak/>
          <w:t xml:space="preserve">These embryonic mutations inform about the phylogenetic relatedness of these anatomical regions. </w:t>
        </w:r>
      </w:ins>
    </w:p>
    <w:p w14:paraId="432D344B" w14:textId="77777777" w:rsidR="00BC7387" w:rsidRDefault="00BC7387" w:rsidP="12DBB378">
      <w:pPr>
        <w:pBdr>
          <w:top w:val="nil"/>
          <w:left w:val="nil"/>
          <w:bottom w:val="nil"/>
          <w:right w:val="nil"/>
          <w:between w:val="nil"/>
        </w:pBdr>
        <w:spacing w:after="0" w:line="288" w:lineRule="auto"/>
        <w:jc w:val="both"/>
        <w:rPr>
          <w:ins w:id="391" w:author="Andrea Cossa" w:date="2026-09-22T17:20:00Z" w16du:dateUtc="2026-09-22T16:20:00Z"/>
          <w:rFonts w:ascii="Arial" w:eastAsia="Arial" w:hAnsi="Arial" w:cs="Arial"/>
          <w:color w:val="000000" w:themeColor="text1"/>
          <w:lang w:val="en-US"/>
        </w:rPr>
      </w:pPr>
    </w:p>
    <w:p w14:paraId="5DC3EDBA" w14:textId="6E3C5FC3" w:rsidR="0069352E" w:rsidRDefault="6A8A081B"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del w:id="392" w:author="Andrea Cossa" w:date="2026-09-22T15:13:00Z" w16du:dateUtc="2026-09-22T14:13:00Z">
        <w:r w:rsidRPr="12DBB378" w:rsidDel="009A3DC8">
          <w:rPr>
            <w:rFonts w:ascii="Arial" w:eastAsia="Arial" w:hAnsi="Arial" w:cs="Arial"/>
            <w:color w:val="000000" w:themeColor="text1"/>
            <w:lang w:val="en-US"/>
          </w:rPr>
          <w:delText xml:space="preserve">Having identified </w:delText>
        </w:r>
      </w:del>
      <w:del w:id="393" w:author="Andrea Cossa" w:date="2026-09-22T15:12:00Z" w16du:dateUtc="2026-09-22T14:12:00Z">
        <w:r w:rsidRPr="12DBB378" w:rsidDel="001D4B64">
          <w:rPr>
            <w:rFonts w:ascii="Arial" w:eastAsia="Arial" w:hAnsi="Arial" w:cs="Arial"/>
            <w:color w:val="000000" w:themeColor="text1"/>
            <w:lang w:val="en-US"/>
          </w:rPr>
          <w:delText xml:space="preserve">the </w:delText>
        </w:r>
      </w:del>
      <w:del w:id="394" w:author="Andrea Cossa" w:date="2026-09-22T15:13:00Z" w16du:dateUtc="2026-09-22T14:13:00Z">
        <w:r w:rsidRPr="12DBB378" w:rsidDel="009A3DC8">
          <w:rPr>
            <w:rFonts w:ascii="Arial" w:eastAsia="Arial" w:hAnsi="Arial" w:cs="Arial"/>
            <w:color w:val="000000" w:themeColor="text1"/>
            <w:lang w:val="en-US"/>
          </w:rPr>
          <w:delText xml:space="preserve">shared and unique mutations across </w:delText>
        </w:r>
      </w:del>
      <w:del w:id="395" w:author="Andrea Cossa" w:date="2026-09-22T15:12:00Z" w16du:dateUtc="2026-09-22T14:12:00Z">
        <w:r w:rsidRPr="12DBB378" w:rsidDel="001D4B64">
          <w:rPr>
            <w:rFonts w:ascii="Arial" w:eastAsia="Arial" w:hAnsi="Arial" w:cs="Arial"/>
            <w:color w:val="000000" w:themeColor="text1"/>
            <w:lang w:val="en-US"/>
          </w:rPr>
          <w:delText xml:space="preserve">the </w:delText>
        </w:r>
      </w:del>
      <w:del w:id="396" w:author="Andrea Cossa" w:date="2026-09-22T15:13:00Z" w16du:dateUtc="2026-09-22T14:13:00Z">
        <w:r w:rsidRPr="12DBB378" w:rsidDel="009A3DC8">
          <w:rPr>
            <w:rFonts w:ascii="Arial" w:eastAsia="Arial" w:hAnsi="Arial" w:cs="Arial"/>
            <w:color w:val="000000" w:themeColor="text1"/>
            <w:lang w:val="en-US"/>
          </w:rPr>
          <w:delText>different regions of the heart, we examined the association between phylogenetic lineages and their spatial organization</w:delText>
        </w:r>
      </w:del>
      <w:del w:id="397" w:author="Andrea Cossa" w:date="2026-09-22T15:16:00Z" w16du:dateUtc="2026-09-22T14:16:00Z">
        <w:r w:rsidRPr="12DBB378" w:rsidDel="00BE526A">
          <w:rPr>
            <w:rFonts w:ascii="Arial" w:eastAsia="Arial" w:hAnsi="Arial" w:cs="Arial"/>
            <w:color w:val="000000" w:themeColor="text1"/>
            <w:lang w:val="en-US"/>
          </w:rPr>
          <w:delText xml:space="preserve">. </w:delText>
        </w:r>
      </w:del>
      <w:del w:id="398" w:author="Andrea Cossa" w:date="2026-09-22T15:10:00Z" w16du:dateUtc="2026-09-22T14:10:00Z">
        <w:r w:rsidR="4C24E9C7" w:rsidRPr="12DBB378" w:rsidDel="006370E8">
          <w:rPr>
            <w:rFonts w:ascii="Arial" w:eastAsia="Arial" w:hAnsi="Arial" w:cs="Arial"/>
            <w:color w:val="000000" w:themeColor="text1"/>
            <w:lang w:val="en-US"/>
          </w:rPr>
          <w:delText>T</w:delText>
        </w:r>
        <w:r w:rsidRPr="12DBB378" w:rsidDel="006370E8">
          <w:rPr>
            <w:rFonts w:ascii="Arial" w:eastAsia="Arial" w:hAnsi="Arial" w:cs="Arial"/>
            <w:color w:val="000000" w:themeColor="text1"/>
            <w:lang w:val="en-US"/>
          </w:rPr>
          <w:delText>he 417 SNVs we</w:delText>
        </w:r>
        <w:r w:rsidR="433B8D52" w:rsidRPr="12DBB378" w:rsidDel="006370E8">
          <w:rPr>
            <w:rFonts w:ascii="Arial" w:eastAsia="Arial" w:hAnsi="Arial" w:cs="Arial"/>
            <w:color w:val="000000" w:themeColor="text1"/>
            <w:lang w:val="en-US"/>
          </w:rPr>
          <w:delText>re then</w:delText>
        </w:r>
        <w:r w:rsidRPr="12DBB378" w:rsidDel="006370E8">
          <w:rPr>
            <w:rFonts w:ascii="Arial" w:eastAsia="Arial" w:hAnsi="Arial" w:cs="Arial"/>
            <w:color w:val="000000" w:themeColor="text1"/>
            <w:lang w:val="en-US"/>
          </w:rPr>
          <w:delText xml:space="preserve"> </w:delText>
        </w:r>
        <w:r w:rsidR="21EEAB95" w:rsidRPr="12DBB378" w:rsidDel="006370E8">
          <w:rPr>
            <w:rFonts w:ascii="Arial" w:eastAsia="Arial" w:hAnsi="Arial" w:cs="Arial"/>
            <w:color w:val="000000" w:themeColor="text1"/>
            <w:lang w:val="en-US"/>
          </w:rPr>
          <w:delText>further filtered to 215</w:delText>
        </w:r>
        <w:r w:rsidR="14E0F68A" w:rsidRPr="12DBB378" w:rsidDel="006370E8">
          <w:rPr>
            <w:rFonts w:ascii="Arial" w:eastAsia="Arial" w:hAnsi="Arial" w:cs="Arial"/>
            <w:color w:val="000000" w:themeColor="text1"/>
            <w:lang w:val="en-US"/>
          </w:rPr>
          <w:delText xml:space="preserve"> unique mutations</w:delText>
        </w:r>
        <w:r w:rsidR="21EEAB95" w:rsidRPr="12DBB378" w:rsidDel="006370E8">
          <w:rPr>
            <w:rFonts w:ascii="Arial" w:eastAsia="Arial" w:hAnsi="Arial" w:cs="Arial"/>
            <w:color w:val="000000" w:themeColor="text1"/>
            <w:lang w:val="en-US"/>
          </w:rPr>
          <w:delText xml:space="preserve">, based on a maximal AF </w:delText>
        </w:r>
        <w:r w:rsidR="4C1017F2" w:rsidRPr="12DBB378" w:rsidDel="006370E8">
          <w:rPr>
            <w:rFonts w:ascii="Arial" w:eastAsia="Arial" w:hAnsi="Arial" w:cs="Arial"/>
            <w:color w:val="000000" w:themeColor="text1"/>
            <w:lang w:val="en-US"/>
          </w:rPr>
          <w:delText>&lt;</w:delText>
        </w:r>
        <w:r w:rsidR="21EEAB95" w:rsidRPr="12DBB378" w:rsidDel="006370E8">
          <w:rPr>
            <w:rFonts w:ascii="Arial" w:eastAsia="Arial" w:hAnsi="Arial" w:cs="Arial"/>
            <w:color w:val="000000" w:themeColor="text1"/>
            <w:lang w:val="en-US"/>
          </w:rPr>
          <w:delText>0.2 and an AD</w:delText>
        </w:r>
        <w:r w:rsidR="1CABCEDA" w:rsidRPr="12DBB378" w:rsidDel="006370E8">
          <w:rPr>
            <w:rFonts w:ascii="Arial" w:eastAsia="Arial" w:hAnsi="Arial" w:cs="Arial"/>
            <w:color w:val="000000" w:themeColor="text1"/>
            <w:lang w:val="en-US"/>
          </w:rPr>
          <w:delText>&gt;=</w:delText>
        </w:r>
        <w:r w:rsidR="21EEAB95" w:rsidRPr="12DBB378" w:rsidDel="006370E8">
          <w:rPr>
            <w:rFonts w:ascii="Arial" w:eastAsia="Arial" w:hAnsi="Arial" w:cs="Arial"/>
            <w:color w:val="000000" w:themeColor="text1"/>
            <w:lang w:val="en-US"/>
          </w:rPr>
          <w:delText xml:space="preserve">3 </w:delText>
        </w:r>
        <w:r w:rsidR="277B5268" w:rsidRPr="12DBB378" w:rsidDel="006370E8">
          <w:rPr>
            <w:rFonts w:ascii="Arial" w:eastAsia="Arial" w:hAnsi="Arial" w:cs="Arial"/>
            <w:color w:val="000000" w:themeColor="text1"/>
            <w:lang w:val="en-US"/>
          </w:rPr>
          <w:delText>in at least one sample</w:delText>
        </w:r>
        <w:r w:rsidR="78C343C0" w:rsidRPr="12DBB378" w:rsidDel="006370E8">
          <w:rPr>
            <w:rFonts w:ascii="Arial" w:eastAsia="Arial" w:hAnsi="Arial" w:cs="Arial"/>
            <w:color w:val="000000" w:themeColor="text1"/>
            <w:lang w:val="en-US"/>
          </w:rPr>
          <w:delText xml:space="preserve"> </w:delText>
        </w:r>
        <w:r w:rsidRPr="12DBB378" w:rsidDel="006370E8">
          <w:rPr>
            <w:rFonts w:ascii="Arial" w:eastAsia="Arial" w:hAnsi="Arial" w:cs="Arial"/>
            <w:color w:val="000000" w:themeColor="text1"/>
            <w:lang w:val="en-US"/>
          </w:rPr>
          <w:delText>(</w:delText>
        </w:r>
        <w:r w:rsidRPr="12DBB378" w:rsidDel="006370E8">
          <w:rPr>
            <w:rFonts w:ascii="Arial" w:eastAsia="Arial" w:hAnsi="Arial" w:cs="Arial"/>
            <w:color w:val="000000" w:themeColor="text1"/>
            <w:highlight w:val="red"/>
            <w:lang w:val="en-US"/>
          </w:rPr>
          <w:delText>CHECK</w:delText>
        </w:r>
        <w:r w:rsidRPr="12DBB378" w:rsidDel="006370E8">
          <w:rPr>
            <w:rFonts w:ascii="Arial" w:eastAsia="Arial" w:hAnsi="Arial" w:cs="Arial"/>
            <w:color w:val="000000" w:themeColor="text1"/>
            <w:highlight w:val="yellow"/>
            <w:lang w:val="en-US"/>
          </w:rPr>
          <w:delText>)</w:delText>
        </w:r>
        <w:r w:rsidRPr="12DBB378" w:rsidDel="006370E8">
          <w:rPr>
            <w:rFonts w:ascii="Arial" w:eastAsia="Arial" w:hAnsi="Arial" w:cs="Arial"/>
            <w:color w:val="000000" w:themeColor="text1"/>
            <w:lang w:val="en-US"/>
          </w:rPr>
          <w:delText xml:space="preserve">. </w:delText>
        </w:r>
      </w:del>
      <w:del w:id="399" w:author="Andrea Cossa" w:date="2026-09-22T15:16:00Z" w16du:dateUtc="2026-09-22T14:16:00Z">
        <w:r w:rsidRPr="12DBB378" w:rsidDel="00BE526A">
          <w:rPr>
            <w:rFonts w:ascii="Arial" w:eastAsia="Arial" w:hAnsi="Arial" w:cs="Arial"/>
            <w:color w:val="000000" w:themeColor="text1"/>
            <w:lang w:val="en-US"/>
          </w:rPr>
          <w:delText xml:space="preserve">Samples were assigned an anatomical </w:delText>
        </w:r>
        <w:r w:rsidR="04B6C78D" w:rsidRPr="12DBB378" w:rsidDel="00BE526A">
          <w:rPr>
            <w:rFonts w:ascii="Arial" w:eastAsia="Arial" w:hAnsi="Arial" w:cs="Arial"/>
            <w:color w:val="000000" w:themeColor="text1"/>
            <w:lang w:val="en-US"/>
          </w:rPr>
          <w:delText>label based on the histological analysis</w:delText>
        </w:r>
        <w:r w:rsidRPr="12DBB378" w:rsidDel="00BE526A">
          <w:rPr>
            <w:rFonts w:ascii="Arial" w:eastAsia="Arial" w:hAnsi="Arial" w:cs="Arial"/>
            <w:color w:val="000000" w:themeColor="text1"/>
            <w:lang w:val="en-US"/>
          </w:rPr>
          <w:delText xml:space="preserve"> and then cross-compared. </w:delText>
        </w:r>
      </w:del>
      <w:del w:id="400" w:author="Andrea Cossa" w:date="2026-09-22T15:17:00Z" w16du:dateUtc="2026-09-22T14:17:00Z">
        <w:r w:rsidR="19B6EF6B" w:rsidRPr="12DBB378" w:rsidDel="00BE526A">
          <w:rPr>
            <w:rFonts w:ascii="Arial" w:eastAsia="Arial" w:hAnsi="Arial" w:cs="Arial"/>
            <w:color w:val="000000" w:themeColor="text1"/>
          </w:rPr>
          <w:delText>From this analysis,</w:delText>
        </w:r>
        <w:r w:rsidRPr="12DBB378" w:rsidDel="00BE526A">
          <w:rPr>
            <w:rFonts w:ascii="Arial" w:eastAsia="Arial" w:hAnsi="Arial" w:cs="Arial"/>
            <w:color w:val="000000" w:themeColor="text1"/>
          </w:rPr>
          <w:delText xml:space="preserve"> we </w:delText>
        </w:r>
        <w:r w:rsidR="00473A6E" w:rsidDel="00BE526A">
          <w:rPr>
            <w:rFonts w:ascii="Arial" w:eastAsia="Arial" w:hAnsi="Arial" w:cs="Arial"/>
            <w:color w:val="000000" w:themeColor="text1"/>
          </w:rPr>
          <w:delText>focused on the</w:delText>
        </w:r>
        <w:r w:rsidRPr="12DBB378" w:rsidDel="00BE526A">
          <w:rPr>
            <w:rFonts w:ascii="Arial" w:eastAsia="Arial" w:hAnsi="Arial" w:cs="Arial"/>
            <w:color w:val="000000" w:themeColor="text1"/>
          </w:rPr>
          <w:delText xml:space="preserve"> 27</w:delText>
        </w:r>
        <w:r w:rsidR="00473A6E" w:rsidDel="00BE526A">
          <w:rPr>
            <w:rFonts w:ascii="Arial" w:eastAsia="Arial" w:hAnsi="Arial" w:cs="Arial"/>
            <w:color w:val="000000" w:themeColor="text1"/>
          </w:rPr>
          <w:delText xml:space="preserve"> high-</w:delText>
        </w:r>
        <w:r w:rsidR="009F7994" w:rsidDel="00BE526A">
          <w:rPr>
            <w:rFonts w:ascii="Arial" w:eastAsia="Arial" w:hAnsi="Arial" w:cs="Arial"/>
            <w:color w:val="000000" w:themeColor="text1"/>
          </w:rPr>
          <w:delText>fidelity</w:delText>
        </w:r>
        <w:r w:rsidRPr="12DBB378" w:rsidDel="00BE526A">
          <w:rPr>
            <w:rFonts w:ascii="Arial" w:eastAsia="Arial" w:hAnsi="Arial" w:cs="Arial"/>
            <w:color w:val="000000" w:themeColor="text1"/>
          </w:rPr>
          <w:delText xml:space="preserve"> </w:delText>
        </w:r>
        <w:r w:rsidR="27720BFB" w:rsidRPr="12DBB378" w:rsidDel="00BE526A">
          <w:rPr>
            <w:rFonts w:ascii="Arial" w:eastAsia="Arial" w:hAnsi="Arial" w:cs="Arial"/>
            <w:color w:val="000000" w:themeColor="text1"/>
          </w:rPr>
          <w:delText>lineages (</w:delText>
        </w:r>
        <w:r w:rsidRPr="12DBB378" w:rsidDel="00BE526A">
          <w:rPr>
            <w:rFonts w:ascii="Arial" w:eastAsia="Arial" w:hAnsi="Arial" w:cs="Arial"/>
            <w:color w:val="000000" w:themeColor="text1"/>
          </w:rPr>
          <w:delText xml:space="preserve">spatially-segregated </w:delText>
        </w:r>
        <w:r w:rsidR="51F7FF1E" w:rsidRPr="12DBB378" w:rsidDel="00BE526A">
          <w:rPr>
            <w:rFonts w:ascii="Arial" w:eastAsia="Arial" w:hAnsi="Arial" w:cs="Arial"/>
            <w:color w:val="000000" w:themeColor="text1"/>
          </w:rPr>
          <w:delText xml:space="preserve">SNVs) </w:delText>
        </w:r>
        <w:r w:rsidRPr="12DBB378" w:rsidDel="00BE526A">
          <w:rPr>
            <w:rFonts w:ascii="Arial" w:eastAsia="Arial" w:hAnsi="Arial" w:cs="Arial"/>
            <w:color w:val="000000" w:themeColor="text1"/>
          </w:rPr>
          <w:delText>that we</w:delText>
        </w:r>
        <w:r w:rsidR="00473A6E" w:rsidDel="00BE526A">
          <w:rPr>
            <w:rFonts w:ascii="Arial" w:eastAsia="Arial" w:hAnsi="Arial" w:cs="Arial"/>
            <w:color w:val="000000" w:themeColor="text1"/>
          </w:rPr>
          <w:delText xml:space="preserve"> id</w:delText>
        </w:r>
        <w:r w:rsidR="009F7994" w:rsidDel="00BE526A">
          <w:rPr>
            <w:rFonts w:ascii="Arial" w:eastAsia="Arial" w:hAnsi="Arial" w:cs="Arial"/>
            <w:color w:val="000000" w:themeColor="text1"/>
          </w:rPr>
          <w:delText>entified, and</w:delText>
        </w:r>
        <w:r w:rsidRPr="12DBB378" w:rsidDel="00BE526A">
          <w:rPr>
            <w:rFonts w:ascii="Arial" w:eastAsia="Arial" w:hAnsi="Arial" w:cs="Arial"/>
            <w:color w:val="000000" w:themeColor="text1"/>
          </w:rPr>
          <w:delText xml:space="preserve"> used </w:delText>
        </w:r>
        <w:r w:rsidR="009F7994" w:rsidDel="00BE526A">
          <w:rPr>
            <w:rFonts w:ascii="Arial" w:eastAsia="Arial" w:hAnsi="Arial" w:cs="Arial"/>
            <w:color w:val="000000" w:themeColor="text1"/>
          </w:rPr>
          <w:delText xml:space="preserve">them </w:delText>
        </w:r>
        <w:r w:rsidRPr="12DBB378" w:rsidDel="00BE526A">
          <w:rPr>
            <w:rFonts w:ascii="Arial" w:eastAsia="Arial" w:hAnsi="Arial" w:cs="Arial"/>
            <w:color w:val="000000" w:themeColor="text1"/>
          </w:rPr>
          <w:delText xml:space="preserve">to infer qualitative phylogenetic relationships between cells in different regions of the heart. </w:delText>
        </w:r>
      </w:del>
      <w:del w:id="401" w:author="Andrea Cossa" w:date="2026-09-22T17:20:00Z" w16du:dateUtc="2026-09-22T16:20:00Z">
        <w:r w:rsidR="334EE829" w:rsidRPr="12DBB378" w:rsidDel="00B008FF">
          <w:rPr>
            <w:rFonts w:ascii="Arial" w:eastAsia="Arial" w:hAnsi="Arial" w:cs="Arial"/>
            <w:color w:val="000000" w:themeColor="text1"/>
          </w:rPr>
          <w:delText xml:space="preserve">Five of the lineages contributed </w:delText>
        </w:r>
        <w:r w:rsidR="009F7994" w:rsidDel="00B008FF">
          <w:rPr>
            <w:rFonts w:ascii="Arial" w:eastAsia="Arial" w:hAnsi="Arial" w:cs="Arial"/>
            <w:color w:val="000000" w:themeColor="text1"/>
          </w:rPr>
          <w:delText xml:space="preserve">either exclusively to </w:delText>
        </w:r>
        <w:r w:rsidR="334EE829" w:rsidRPr="12DBB378" w:rsidDel="00B008FF">
          <w:rPr>
            <w:rFonts w:ascii="Arial" w:eastAsia="Arial" w:hAnsi="Arial" w:cs="Arial"/>
            <w:color w:val="000000" w:themeColor="text1"/>
          </w:rPr>
          <w:delText xml:space="preserve">the </w:delText>
        </w:r>
        <w:r w:rsidR="7A1E8380" w:rsidRPr="12DBB378" w:rsidDel="00B008FF">
          <w:rPr>
            <w:rFonts w:ascii="Arial" w:eastAsia="Arial" w:hAnsi="Arial" w:cs="Arial"/>
            <w:color w:val="000000" w:themeColor="text1"/>
          </w:rPr>
          <w:delText>l</w:delText>
        </w:r>
        <w:r w:rsidR="334EE829" w:rsidRPr="12DBB378" w:rsidDel="00B008FF">
          <w:rPr>
            <w:rFonts w:ascii="Arial" w:eastAsia="Arial" w:hAnsi="Arial" w:cs="Arial"/>
            <w:color w:val="000000" w:themeColor="text1"/>
          </w:rPr>
          <w:delText xml:space="preserve">eft </w:delText>
        </w:r>
        <w:r w:rsidR="09AF3E73" w:rsidRPr="12DBB378" w:rsidDel="00B008FF">
          <w:rPr>
            <w:rFonts w:ascii="Arial" w:eastAsia="Arial" w:hAnsi="Arial" w:cs="Arial"/>
            <w:color w:val="000000" w:themeColor="text1"/>
          </w:rPr>
          <w:delText>v</w:delText>
        </w:r>
        <w:r w:rsidR="334EE829" w:rsidRPr="12DBB378" w:rsidDel="00B008FF">
          <w:rPr>
            <w:rFonts w:ascii="Arial" w:eastAsia="Arial" w:hAnsi="Arial" w:cs="Arial"/>
            <w:color w:val="000000" w:themeColor="text1"/>
          </w:rPr>
          <w:delText>entricle (3/27, 11%) or</w:delText>
        </w:r>
        <w:r w:rsidR="009F7994" w:rsidDel="00B008FF">
          <w:rPr>
            <w:rFonts w:ascii="Arial" w:eastAsia="Arial" w:hAnsi="Arial" w:cs="Arial"/>
            <w:color w:val="000000" w:themeColor="text1"/>
          </w:rPr>
          <w:delText xml:space="preserve"> to</w:delText>
        </w:r>
        <w:r w:rsidR="334EE829" w:rsidRPr="12DBB378" w:rsidDel="00B008FF">
          <w:rPr>
            <w:rFonts w:ascii="Arial" w:eastAsia="Arial" w:hAnsi="Arial" w:cs="Arial"/>
            <w:color w:val="000000" w:themeColor="text1"/>
          </w:rPr>
          <w:delText xml:space="preserve"> the </w:delText>
        </w:r>
        <w:r w:rsidR="2A14EDF3" w:rsidRPr="12DBB378" w:rsidDel="00B008FF">
          <w:rPr>
            <w:rFonts w:ascii="Arial" w:eastAsia="Arial" w:hAnsi="Arial" w:cs="Arial"/>
            <w:color w:val="000000" w:themeColor="text1"/>
          </w:rPr>
          <w:delText>r</w:delText>
        </w:r>
        <w:r w:rsidR="334EE829" w:rsidRPr="12DBB378" w:rsidDel="00B008FF">
          <w:rPr>
            <w:rFonts w:ascii="Arial" w:eastAsia="Arial" w:hAnsi="Arial" w:cs="Arial"/>
            <w:color w:val="000000" w:themeColor="text1"/>
          </w:rPr>
          <w:delText xml:space="preserve">ight </w:delText>
        </w:r>
        <w:r w:rsidR="5BBDC5C8" w:rsidRPr="12DBB378" w:rsidDel="00B008FF">
          <w:rPr>
            <w:rFonts w:ascii="Arial" w:eastAsia="Arial" w:hAnsi="Arial" w:cs="Arial"/>
            <w:color w:val="000000" w:themeColor="text1"/>
          </w:rPr>
          <w:delText>v</w:delText>
        </w:r>
        <w:r w:rsidR="334EE829" w:rsidRPr="12DBB378" w:rsidDel="00B008FF">
          <w:rPr>
            <w:rFonts w:ascii="Arial" w:eastAsia="Arial" w:hAnsi="Arial" w:cs="Arial"/>
            <w:color w:val="000000" w:themeColor="text1"/>
          </w:rPr>
          <w:delText xml:space="preserve">entricle (2/27, </w:delText>
        </w:r>
        <w:r w:rsidR="72E75E38" w:rsidRPr="12DBB378" w:rsidDel="00B008FF">
          <w:rPr>
            <w:rFonts w:ascii="Arial" w:eastAsia="Arial" w:hAnsi="Arial" w:cs="Arial"/>
            <w:color w:val="000000" w:themeColor="text1"/>
          </w:rPr>
          <w:delText>7.4%)</w:delText>
        </w:r>
        <w:r w:rsidR="574AA57E" w:rsidRPr="12DBB378" w:rsidDel="00B008FF">
          <w:rPr>
            <w:rFonts w:ascii="Arial" w:eastAsia="Arial" w:hAnsi="Arial" w:cs="Arial"/>
            <w:color w:val="000000" w:themeColor="text1"/>
          </w:rPr>
          <w:delText xml:space="preserve">, with </w:delText>
        </w:r>
        <w:r w:rsidR="574AA57E" w:rsidRPr="008B2209" w:rsidDel="00B008FF">
          <w:rPr>
            <w:rFonts w:ascii="Arial" w:eastAsia="Arial" w:hAnsi="Arial" w:cs="Arial"/>
            <w:color w:val="000000" w:themeColor="text1"/>
            <w:lang w:val="en-US"/>
          </w:rPr>
          <w:delText>no allelic contribution to the IVS. Other lineages were only repre</w:delText>
        </w:r>
        <w:r w:rsidR="1B334BE6" w:rsidRPr="008B2209" w:rsidDel="00B008FF">
          <w:rPr>
            <w:rFonts w:ascii="Arial" w:eastAsia="Arial" w:hAnsi="Arial" w:cs="Arial"/>
            <w:color w:val="000000" w:themeColor="text1"/>
            <w:lang w:val="en-US"/>
          </w:rPr>
          <w:delText>sented in either the left IVS (2/27, 7.4%) or the right IVS (1/27, 3.7%).</w:delText>
        </w:r>
        <w:r w:rsidR="70627F9B" w:rsidRPr="008B2209" w:rsidDel="00B008FF">
          <w:rPr>
            <w:rFonts w:ascii="Arial" w:eastAsia="Arial" w:hAnsi="Arial" w:cs="Arial"/>
            <w:color w:val="000000" w:themeColor="text1"/>
            <w:lang w:val="en-US"/>
          </w:rPr>
          <w:delText xml:space="preserve"> </w:delText>
        </w:r>
      </w:del>
      <w:r w:rsidR="70627F9B" w:rsidRPr="008B2209">
        <w:rPr>
          <w:rFonts w:ascii="Arial" w:eastAsia="Arial" w:hAnsi="Arial" w:cs="Arial"/>
          <w:color w:val="000000" w:themeColor="text1"/>
          <w:lang w:val="en-US"/>
        </w:rPr>
        <w:t xml:space="preserve">Most of the </w:t>
      </w:r>
      <w:r w:rsidR="00EF5629" w:rsidRPr="008B2209">
        <w:rPr>
          <w:rFonts w:ascii="Arial" w:eastAsia="Arial" w:hAnsi="Arial" w:cs="Arial"/>
          <w:color w:val="000000" w:themeColor="text1"/>
          <w:lang w:val="en-US"/>
        </w:rPr>
        <w:t>lineages contributed to the LV and other regions (</w:t>
      </w:r>
      <w:r w:rsidR="00592B9B" w:rsidRPr="008B2209">
        <w:rPr>
          <w:rFonts w:ascii="Arial" w:eastAsia="Arial" w:hAnsi="Arial" w:cs="Arial"/>
          <w:color w:val="000000" w:themeColor="text1"/>
          <w:lang w:val="en-US"/>
        </w:rPr>
        <w:t>1</w:t>
      </w:r>
      <w:r w:rsidR="00595419">
        <w:rPr>
          <w:rFonts w:ascii="Arial" w:eastAsia="Arial" w:hAnsi="Arial" w:cs="Arial"/>
          <w:color w:val="000000" w:themeColor="text1"/>
          <w:lang w:val="en-US"/>
        </w:rPr>
        <w:t>8</w:t>
      </w:r>
      <w:r w:rsidR="00592B9B" w:rsidRPr="008B2209">
        <w:rPr>
          <w:rFonts w:ascii="Arial" w:eastAsia="Arial" w:hAnsi="Arial" w:cs="Arial"/>
          <w:color w:val="000000" w:themeColor="text1"/>
          <w:lang w:val="en-US"/>
        </w:rPr>
        <w:t xml:space="preserve">/27, </w:t>
      </w:r>
      <w:r w:rsidR="00595419">
        <w:rPr>
          <w:rFonts w:ascii="Arial" w:eastAsia="Arial" w:hAnsi="Arial" w:cs="Arial"/>
          <w:color w:val="000000" w:themeColor="text1"/>
          <w:lang w:val="en-US"/>
        </w:rPr>
        <w:t>66</w:t>
      </w:r>
      <w:r w:rsidR="00592B9B" w:rsidRPr="008B2209">
        <w:rPr>
          <w:rFonts w:ascii="Arial" w:eastAsia="Arial" w:hAnsi="Arial" w:cs="Arial"/>
          <w:color w:val="000000" w:themeColor="text1"/>
          <w:lang w:val="en-US"/>
        </w:rPr>
        <w:t>%</w:t>
      </w:r>
      <w:r w:rsidR="00EF5629" w:rsidRPr="008B2209">
        <w:rPr>
          <w:rFonts w:ascii="Arial" w:eastAsia="Arial" w:hAnsi="Arial" w:cs="Arial"/>
          <w:color w:val="000000" w:themeColor="text1"/>
          <w:lang w:val="en-US"/>
        </w:rPr>
        <w:t>)</w:t>
      </w:r>
      <w:r w:rsidR="00CE7C45" w:rsidRPr="008B2209">
        <w:rPr>
          <w:rFonts w:ascii="Arial" w:eastAsia="Arial" w:hAnsi="Arial" w:cs="Arial"/>
          <w:color w:val="000000" w:themeColor="text1"/>
          <w:lang w:val="en-US"/>
        </w:rPr>
        <w:t xml:space="preserve">. </w:t>
      </w:r>
      <w:r w:rsidR="0069352E" w:rsidRPr="0069352E">
        <w:rPr>
          <w:rFonts w:ascii="Arial" w:eastAsia="Arial" w:hAnsi="Arial" w:cs="Arial"/>
          <w:color w:val="000000" w:themeColor="text1"/>
          <w:highlight w:val="yellow"/>
          <w:lang w:val="en-US"/>
        </w:rPr>
        <w:t>Number of supporting reads?</w:t>
      </w:r>
      <w:r w:rsidR="0069352E">
        <w:rPr>
          <w:rFonts w:ascii="Arial" w:eastAsia="Arial" w:hAnsi="Arial" w:cs="Arial"/>
          <w:color w:val="000000" w:themeColor="text1"/>
          <w:lang w:val="en-US"/>
        </w:rPr>
        <w:t xml:space="preserve">. Maximum parsimony lineage reconstruction then predicts that the IVS and the LV share a closer ancestry compared to the RV and the IVS. </w:t>
      </w:r>
    </w:p>
    <w:p w14:paraId="72877EA9" w14:textId="77777777" w:rsidR="0069352E" w:rsidRDefault="0069352E"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1E203BE3" w14:textId="206AFF10" w:rsidR="0069352E" w:rsidDel="00E47BD4" w:rsidRDefault="00E13EFB" w:rsidP="12DBB378">
      <w:pPr>
        <w:pBdr>
          <w:top w:val="nil"/>
          <w:left w:val="nil"/>
          <w:bottom w:val="nil"/>
          <w:right w:val="nil"/>
          <w:between w:val="nil"/>
        </w:pBdr>
        <w:spacing w:after="0" w:line="288" w:lineRule="auto"/>
        <w:jc w:val="both"/>
        <w:rPr>
          <w:del w:id="402" w:author="Andrea Cossa" w:date="2026-09-22T17:15:00Z" w16du:dateUtc="2026-09-22T16:15:00Z"/>
          <w:rFonts w:ascii="Arial" w:eastAsia="Arial" w:hAnsi="Arial" w:cs="Arial"/>
          <w:color w:val="000000" w:themeColor="text1"/>
          <w:lang w:val="en-US"/>
        </w:rPr>
      </w:pPr>
      <w:ins w:id="403" w:author="Andrea Cossa" w:date="2026-09-22T17:16:00Z" w16du:dateUtc="2026-09-22T16:16:00Z">
        <w:r>
          <w:rPr>
            <w:rFonts w:ascii="Arial" w:eastAsia="Arial" w:hAnsi="Arial" w:cs="Arial"/>
            <w:color w:val="000000" w:themeColor="text1"/>
            <w:lang w:val="en-US"/>
          </w:rPr>
          <w:t>…</w:t>
        </w:r>
      </w:ins>
      <w:ins w:id="404" w:author="Andrea Cossa" w:date="2026-09-22T17:15:00Z" w16du:dateUtc="2026-09-22T16:15:00Z">
        <w:r w:rsidR="00E47BD4">
          <w:rPr>
            <w:rFonts w:ascii="Arial" w:eastAsia="Arial" w:hAnsi="Arial" w:cs="Arial"/>
            <w:color w:val="000000" w:themeColor="text1"/>
            <w:lang w:val="en-US"/>
          </w:rPr>
          <w:t>, we identified 27 spatially segregating lineages: n=16 detected only in the left/</w:t>
        </w:r>
        <w:proofErr w:type="spellStart"/>
        <w:r w:rsidR="00E47BD4">
          <w:rPr>
            <w:rFonts w:ascii="Arial" w:eastAsia="Arial" w:hAnsi="Arial" w:cs="Arial"/>
            <w:color w:val="000000" w:themeColor="text1"/>
            <w:lang w:val="en-US"/>
          </w:rPr>
          <w:t>centre</w:t>
        </w:r>
        <w:proofErr w:type="spellEnd"/>
        <w:r w:rsidR="00E47BD4">
          <w:rPr>
            <w:rFonts w:ascii="Arial" w:eastAsia="Arial" w:hAnsi="Arial" w:cs="Arial"/>
            <w:color w:val="000000" w:themeColor="text1"/>
            <w:lang w:val="en-US"/>
          </w:rPr>
          <w:t xml:space="preserve"> septum, n=5 in the right/</w:t>
        </w:r>
        <w:proofErr w:type="spellStart"/>
        <w:r w:rsidR="00E47BD4">
          <w:rPr>
            <w:rFonts w:ascii="Arial" w:eastAsia="Arial" w:hAnsi="Arial" w:cs="Arial"/>
            <w:color w:val="000000" w:themeColor="text1"/>
            <w:lang w:val="en-US"/>
          </w:rPr>
          <w:t>centre</w:t>
        </w:r>
        <w:proofErr w:type="spellEnd"/>
        <w:r w:rsidR="00E47BD4">
          <w:rPr>
            <w:rFonts w:ascii="Arial" w:eastAsia="Arial" w:hAnsi="Arial" w:cs="Arial"/>
            <w:color w:val="000000" w:themeColor="text1"/>
            <w:lang w:val="en-US"/>
          </w:rPr>
          <w:t xml:space="preserve"> septum, n=1 in the </w:t>
        </w:r>
        <w:proofErr w:type="spellStart"/>
        <w:r w:rsidR="00E47BD4">
          <w:rPr>
            <w:rFonts w:ascii="Arial" w:eastAsia="Arial" w:hAnsi="Arial" w:cs="Arial"/>
            <w:color w:val="000000" w:themeColor="text1"/>
            <w:lang w:val="en-US"/>
          </w:rPr>
          <w:t>centre</w:t>
        </w:r>
        <w:proofErr w:type="spellEnd"/>
        <w:r w:rsidR="00E47BD4">
          <w:rPr>
            <w:rFonts w:ascii="Arial" w:eastAsia="Arial" w:hAnsi="Arial" w:cs="Arial"/>
            <w:color w:val="000000" w:themeColor="text1"/>
            <w:lang w:val="en-US"/>
          </w:rPr>
          <w:t xml:space="preserve"> septum, n=3 in the LV and n=2 in the RV.</w:t>
        </w:r>
      </w:ins>
      <w:del w:id="405" w:author="Andrea Cossa" w:date="2026-09-22T17:15:00Z" w16du:dateUtc="2026-09-22T16:15:00Z">
        <w:r w:rsidR="0069352E" w:rsidRPr="0069352E" w:rsidDel="00E47BD4">
          <w:rPr>
            <w:rFonts w:ascii="Arial" w:eastAsia="Arial" w:hAnsi="Arial" w:cs="Arial"/>
            <w:color w:val="EE0000"/>
            <w:lang w:val="en-US"/>
          </w:rPr>
          <w:delText>For Andrea to add.</w:delText>
        </w:r>
      </w:del>
    </w:p>
    <w:p w14:paraId="7F56541C" w14:textId="77777777" w:rsidR="001B52D0" w:rsidRDefault="00E47BD4" w:rsidP="008B2209">
      <w:pPr>
        <w:pBdr>
          <w:top w:val="nil"/>
          <w:left w:val="nil"/>
          <w:bottom w:val="nil"/>
          <w:right w:val="nil"/>
          <w:between w:val="nil"/>
        </w:pBdr>
        <w:spacing w:after="0" w:line="288" w:lineRule="auto"/>
        <w:jc w:val="both"/>
        <w:rPr>
          <w:ins w:id="406" w:author="Andrea Cossa" w:date="2026-09-22T17:32:00Z" w16du:dateUtc="2026-09-22T16:32:00Z"/>
          <w:rFonts w:ascii="Arial" w:eastAsia="Arial" w:hAnsi="Arial" w:cs="Arial"/>
          <w:color w:val="000000" w:themeColor="text1"/>
          <w:lang w:val="en-US"/>
        </w:rPr>
      </w:pPr>
      <w:ins w:id="407" w:author="Andrea Cossa" w:date="2026-09-22T17:16:00Z" w16du:dateUtc="2026-09-22T16:16:00Z">
        <w:r>
          <w:rPr>
            <w:rFonts w:ascii="Arial" w:eastAsia="Arial" w:hAnsi="Arial" w:cs="Arial"/>
            <w:color w:val="000000" w:themeColor="text1"/>
            <w:lang w:val="en-US"/>
          </w:rPr>
          <w:t xml:space="preserve"> </w:t>
        </w:r>
      </w:ins>
    </w:p>
    <w:p w14:paraId="5F2E5652" w14:textId="77777777" w:rsidR="001B52D0" w:rsidRDefault="001B52D0" w:rsidP="008B2209">
      <w:pPr>
        <w:pBdr>
          <w:top w:val="nil"/>
          <w:left w:val="nil"/>
          <w:bottom w:val="nil"/>
          <w:right w:val="nil"/>
          <w:between w:val="nil"/>
        </w:pBdr>
        <w:spacing w:after="0" w:line="288" w:lineRule="auto"/>
        <w:jc w:val="both"/>
        <w:rPr>
          <w:ins w:id="408" w:author="Andrea Cossa" w:date="2026-09-22T17:32:00Z" w16du:dateUtc="2026-09-22T16:32:00Z"/>
          <w:rFonts w:ascii="Arial" w:eastAsia="Arial" w:hAnsi="Arial" w:cs="Arial"/>
          <w:color w:val="000000" w:themeColor="text1"/>
          <w:lang w:val="en-US"/>
        </w:rPr>
      </w:pPr>
    </w:p>
    <w:p w14:paraId="1FCEC6F6" w14:textId="77777777" w:rsidR="001B52D0" w:rsidRDefault="001B52D0" w:rsidP="008B2209">
      <w:pPr>
        <w:pBdr>
          <w:top w:val="nil"/>
          <w:left w:val="nil"/>
          <w:bottom w:val="nil"/>
          <w:right w:val="nil"/>
          <w:between w:val="nil"/>
        </w:pBdr>
        <w:spacing w:after="0" w:line="288" w:lineRule="auto"/>
        <w:jc w:val="both"/>
        <w:rPr>
          <w:ins w:id="409" w:author="Andrea Cossa" w:date="2026-09-22T17:32:00Z" w16du:dateUtc="2026-09-22T16:32:00Z"/>
          <w:rFonts w:ascii="Arial" w:eastAsia="Arial" w:hAnsi="Arial" w:cs="Arial"/>
          <w:color w:val="000000" w:themeColor="text1"/>
          <w:lang w:val="en-US"/>
        </w:rPr>
      </w:pPr>
    </w:p>
    <w:p w14:paraId="0B1300CE" w14:textId="05F19431" w:rsidR="003444B6" w:rsidRPr="008B2209" w:rsidDel="00EE7730" w:rsidRDefault="00E13EFB" w:rsidP="12DBB378">
      <w:pPr>
        <w:pBdr>
          <w:top w:val="nil"/>
          <w:left w:val="nil"/>
          <w:bottom w:val="nil"/>
          <w:right w:val="nil"/>
          <w:between w:val="nil"/>
        </w:pBdr>
        <w:spacing w:after="0" w:line="288" w:lineRule="auto"/>
        <w:jc w:val="both"/>
        <w:rPr>
          <w:del w:id="410" w:author="Andrea Cossa" w:date="2026-09-22T14:58:00Z" w16du:dateUtc="2026-09-22T13:58:00Z"/>
          <w:rFonts w:ascii="Arial" w:eastAsia="Arial" w:hAnsi="Arial" w:cs="Arial"/>
          <w:color w:val="000000" w:themeColor="text1"/>
          <w:lang w:val="en-US"/>
        </w:rPr>
      </w:pPr>
      <w:ins w:id="411" w:author="Andrea Cossa" w:date="2026-09-22T17:17:00Z" w16du:dateUtc="2026-09-22T16:17:00Z">
        <w:r>
          <w:rPr>
            <w:rFonts w:ascii="Arial" w:eastAsia="Arial" w:hAnsi="Arial" w:cs="Arial"/>
            <w:color w:val="000000" w:themeColor="text1"/>
            <w:lang w:val="en-US"/>
          </w:rPr>
          <w:t xml:space="preserve">To </w:t>
        </w:r>
      </w:ins>
      <w:ins w:id="412" w:author="Andrea Cossa" w:date="2026-09-22T17:24:00Z" w16du:dateUtc="2026-09-22T16:24:00Z">
        <w:r w:rsidR="00F94058">
          <w:rPr>
            <w:rFonts w:ascii="Arial" w:eastAsia="Arial" w:hAnsi="Arial" w:cs="Arial"/>
            <w:color w:val="000000" w:themeColor="text1"/>
            <w:lang w:val="en-US"/>
          </w:rPr>
          <w:t>visualize</w:t>
        </w:r>
      </w:ins>
      <w:ins w:id="413" w:author="Andrea Cossa" w:date="2026-09-22T17:17:00Z" w16du:dateUtc="2026-09-22T16:17:00Z">
        <w:r>
          <w:rPr>
            <w:rFonts w:ascii="Arial" w:eastAsia="Arial" w:hAnsi="Arial" w:cs="Arial"/>
            <w:color w:val="000000" w:themeColor="text1"/>
            <w:lang w:val="en-US"/>
          </w:rPr>
          <w:t xml:space="preserve"> these lineages in space, </w:t>
        </w:r>
      </w:ins>
    </w:p>
    <w:p w14:paraId="7A142BC1" w14:textId="5887C8BE" w:rsidR="003444B6" w:rsidRPr="008B2209" w:rsidDel="00E47BD4" w:rsidRDefault="003444B6" w:rsidP="12DBB378">
      <w:pPr>
        <w:pBdr>
          <w:top w:val="nil"/>
          <w:left w:val="nil"/>
          <w:bottom w:val="nil"/>
          <w:right w:val="nil"/>
          <w:between w:val="nil"/>
        </w:pBdr>
        <w:spacing w:after="0" w:line="288" w:lineRule="auto"/>
        <w:jc w:val="both"/>
        <w:rPr>
          <w:del w:id="414" w:author="Andrea Cossa" w:date="2026-09-22T17:15:00Z" w16du:dateUtc="2026-09-22T16:15:00Z"/>
          <w:rFonts w:ascii="Arial" w:eastAsia="Arial" w:hAnsi="Arial" w:cs="Arial"/>
          <w:color w:val="000000" w:themeColor="text1"/>
          <w:lang w:val="en-US"/>
        </w:rPr>
      </w:pPr>
    </w:p>
    <w:p w14:paraId="3D432AF8" w14:textId="30685A0F" w:rsidR="003444B6" w:rsidRPr="008B2209" w:rsidDel="00A61DF6" w:rsidRDefault="3673B1D8" w:rsidP="009F7994">
      <w:pPr>
        <w:pBdr>
          <w:top w:val="nil"/>
          <w:left w:val="nil"/>
          <w:bottom w:val="nil"/>
          <w:right w:val="nil"/>
          <w:between w:val="nil"/>
        </w:pBdr>
        <w:spacing w:after="0" w:line="288" w:lineRule="auto"/>
        <w:jc w:val="both"/>
        <w:rPr>
          <w:del w:id="415" w:author="Andrea Cossa" w:date="2026-09-22T16:59:00Z" w16du:dateUtc="2026-09-22T15:59:00Z"/>
          <w:rFonts w:ascii="Arial" w:eastAsia="Arial" w:hAnsi="Arial" w:cs="Arial"/>
          <w:color w:val="000000" w:themeColor="text1"/>
          <w:lang w:val="en-US"/>
        </w:rPr>
      </w:pPr>
      <w:del w:id="416" w:author="Andrea Cossa" w:date="2026-09-22T17:15:00Z" w16du:dateUtc="2026-09-22T16:15:00Z">
        <w:r w:rsidRPr="008B2209" w:rsidDel="00E47BD4">
          <w:rPr>
            <w:rFonts w:ascii="Arial" w:eastAsia="Arial" w:hAnsi="Arial" w:cs="Arial"/>
            <w:color w:val="000000" w:themeColor="text1"/>
            <w:lang w:val="en-US"/>
          </w:rPr>
          <w:delText xml:space="preserve">To </w:delText>
        </w:r>
        <w:r w:rsidR="00A349C3" w:rsidRPr="008B2209" w:rsidDel="00E47BD4">
          <w:rPr>
            <w:rFonts w:ascii="Arial" w:eastAsia="Arial" w:hAnsi="Arial" w:cs="Arial"/>
            <w:color w:val="000000" w:themeColor="text1"/>
            <w:lang w:val="en-US"/>
          </w:rPr>
          <w:delText xml:space="preserve">fully </w:delText>
        </w:r>
        <w:r w:rsidR="005B2C4D" w:rsidRPr="008B2209" w:rsidDel="00E47BD4">
          <w:rPr>
            <w:rFonts w:ascii="Arial" w:eastAsia="Arial" w:hAnsi="Arial" w:cs="Arial"/>
            <w:color w:val="000000" w:themeColor="text1"/>
            <w:lang w:val="en-US"/>
          </w:rPr>
          <w:delText>explore</w:delText>
        </w:r>
        <w:r w:rsidRPr="008B2209" w:rsidDel="00E47BD4">
          <w:rPr>
            <w:rFonts w:ascii="Arial" w:eastAsia="Arial" w:hAnsi="Arial" w:cs="Arial"/>
            <w:color w:val="000000" w:themeColor="text1"/>
            <w:lang w:val="en-US"/>
          </w:rPr>
          <w:delText xml:space="preserve"> the spatial component of the lineages</w:delText>
        </w:r>
      </w:del>
      <w:del w:id="417" w:author="Andrea Cossa" w:date="2026-09-22T17:16:00Z" w16du:dateUtc="2026-09-22T16:16:00Z">
        <w:r w:rsidRPr="008B2209" w:rsidDel="00E13EFB">
          <w:rPr>
            <w:rFonts w:ascii="Arial" w:eastAsia="Arial" w:hAnsi="Arial" w:cs="Arial"/>
            <w:color w:val="000000" w:themeColor="text1"/>
            <w:lang w:val="en-US"/>
          </w:rPr>
          <w:delText xml:space="preserve">, </w:delText>
        </w:r>
      </w:del>
      <w:r w:rsidRPr="008B2209">
        <w:rPr>
          <w:rFonts w:ascii="Arial" w:eastAsia="Arial" w:hAnsi="Arial" w:cs="Arial"/>
          <w:color w:val="000000" w:themeColor="text1"/>
          <w:lang w:val="en-US"/>
        </w:rPr>
        <w:t xml:space="preserve">we generated a three-dimensional reconstruction (see Methods) of the </w:t>
      </w:r>
      <w:del w:id="418" w:author="Andrea Cossa" w:date="2026-09-22T17:24:00Z" w16du:dateUtc="2026-09-22T16:24:00Z">
        <w:r w:rsidRPr="008B2209" w:rsidDel="00F94058">
          <w:rPr>
            <w:rFonts w:ascii="Arial" w:eastAsia="Arial" w:hAnsi="Arial" w:cs="Arial"/>
            <w:color w:val="000000" w:themeColor="text1"/>
            <w:lang w:val="en-US"/>
          </w:rPr>
          <w:delText xml:space="preserve">captured </w:delText>
        </w:r>
      </w:del>
      <w:ins w:id="419" w:author="Andrea Cossa" w:date="2026-09-22T17:18:00Z" w16du:dateUtc="2026-09-22T16:18:00Z">
        <w:r w:rsidR="00127CC8">
          <w:rPr>
            <w:rFonts w:ascii="Arial" w:eastAsia="Arial" w:hAnsi="Arial" w:cs="Arial"/>
            <w:color w:val="000000" w:themeColor="text1"/>
            <w:lang w:val="en-US"/>
          </w:rPr>
          <w:t>regions of interest (ROIs)</w:t>
        </w:r>
      </w:ins>
      <w:ins w:id="420" w:author="Andrea Cossa" w:date="2026-09-22T17:24:00Z" w16du:dateUtc="2026-09-22T16:24:00Z">
        <w:r w:rsidR="00F94058">
          <w:rPr>
            <w:rFonts w:ascii="Arial" w:eastAsia="Arial" w:hAnsi="Arial" w:cs="Arial"/>
            <w:color w:val="000000" w:themeColor="text1"/>
            <w:lang w:val="en-US"/>
          </w:rPr>
          <w:t xml:space="preserve"> capture with LCM</w:t>
        </w:r>
      </w:ins>
      <w:del w:id="421" w:author="Andrea Cossa" w:date="2026-09-22T17:18:00Z" w16du:dateUtc="2026-09-22T16:18:00Z">
        <w:r w:rsidRPr="008B2209" w:rsidDel="00E13EFB">
          <w:rPr>
            <w:rFonts w:ascii="Arial" w:eastAsia="Arial" w:hAnsi="Arial" w:cs="Arial"/>
            <w:color w:val="000000" w:themeColor="text1"/>
            <w:lang w:val="en-US"/>
          </w:rPr>
          <w:delText>ROIs</w:delText>
        </w:r>
      </w:del>
      <w:r w:rsidRPr="008B2209">
        <w:rPr>
          <w:rFonts w:ascii="Arial" w:eastAsia="Arial" w:hAnsi="Arial" w:cs="Arial"/>
          <w:color w:val="000000" w:themeColor="text1"/>
          <w:lang w:val="en-US"/>
        </w:rPr>
        <w:t>.</w:t>
      </w:r>
      <w:r w:rsidR="009F7994" w:rsidRPr="008B2209">
        <w:rPr>
          <w:rFonts w:ascii="Arial" w:eastAsia="Arial" w:hAnsi="Arial" w:cs="Arial"/>
          <w:color w:val="000000" w:themeColor="text1"/>
          <w:lang w:val="en-US"/>
        </w:rPr>
        <w:t xml:space="preserve"> </w:t>
      </w:r>
      <w:r w:rsidR="005B2C4D" w:rsidRPr="008B2209">
        <w:rPr>
          <w:rFonts w:ascii="Arial" w:eastAsia="Arial" w:hAnsi="Arial" w:cs="Arial"/>
          <w:color w:val="000000" w:themeColor="text1"/>
          <w:lang w:val="en-US"/>
        </w:rPr>
        <w:t>The</w:t>
      </w:r>
      <w:r w:rsidR="009F7994" w:rsidRPr="008B2209">
        <w:rPr>
          <w:rFonts w:ascii="Arial" w:eastAsia="Arial" w:hAnsi="Arial" w:cs="Arial"/>
          <w:color w:val="000000" w:themeColor="text1"/>
          <w:lang w:val="en-US"/>
        </w:rPr>
        <w:t xml:space="preserve"> </w:t>
      </w:r>
      <w:r w:rsidR="009F7994" w:rsidRPr="00A61DF6">
        <w:rPr>
          <w:rFonts w:ascii="Arial" w:eastAsia="Arial" w:hAnsi="Arial" w:cs="Arial"/>
          <w:color w:val="000000" w:themeColor="text1"/>
          <w:highlight w:val="red"/>
          <w:lang w:val="en-US"/>
          <w:rPrChange w:id="422" w:author="Andrea Cossa" w:date="2026-09-22T16:59:00Z" w16du:dateUtc="2026-09-22T15:59:00Z">
            <w:rPr>
              <w:rFonts w:ascii="Arial" w:eastAsia="Arial" w:hAnsi="Arial" w:cs="Arial"/>
              <w:color w:val="000000" w:themeColor="text1"/>
              <w:lang w:val="en-US"/>
            </w:rPr>
          </w:rPrChange>
        </w:rPr>
        <w:t>104</w:t>
      </w:r>
      <w:r w:rsidR="009F7994" w:rsidRPr="008B2209">
        <w:rPr>
          <w:rFonts w:ascii="Arial" w:eastAsia="Arial" w:hAnsi="Arial" w:cs="Arial"/>
          <w:color w:val="000000" w:themeColor="text1"/>
          <w:lang w:val="en-US"/>
        </w:rPr>
        <w:t xml:space="preserve"> </w:t>
      </w:r>
      <w:r w:rsidR="005B2C4D" w:rsidRPr="008B2209">
        <w:rPr>
          <w:rFonts w:ascii="Arial" w:eastAsia="Arial" w:hAnsi="Arial" w:cs="Arial"/>
          <w:color w:val="000000" w:themeColor="text1"/>
          <w:lang w:val="en-US"/>
        </w:rPr>
        <w:t xml:space="preserve">histological </w:t>
      </w:r>
      <w:r w:rsidR="009F7994" w:rsidRPr="008B2209">
        <w:rPr>
          <w:rFonts w:ascii="Arial" w:eastAsia="Arial" w:hAnsi="Arial" w:cs="Arial"/>
          <w:color w:val="000000" w:themeColor="text1"/>
          <w:lang w:val="en-US"/>
        </w:rPr>
        <w:t xml:space="preserve">sections </w:t>
      </w:r>
      <w:del w:id="423" w:author="Andrea Cossa" w:date="2026-09-22T17:21:00Z" w16du:dateUtc="2026-09-22T16:21:00Z">
        <w:r w:rsidR="009F7994" w:rsidRPr="008B2209" w:rsidDel="00B008FF">
          <w:rPr>
            <w:rFonts w:ascii="Arial" w:eastAsia="Arial" w:hAnsi="Arial" w:cs="Arial"/>
            <w:color w:val="000000" w:themeColor="text1"/>
            <w:lang w:val="en-US"/>
          </w:rPr>
          <w:delText xml:space="preserve">of the foetal heart that were </w:delText>
        </w:r>
      </w:del>
      <w:r w:rsidR="009F7994" w:rsidRPr="008B2209">
        <w:rPr>
          <w:rFonts w:ascii="Arial" w:eastAsia="Arial" w:hAnsi="Arial" w:cs="Arial"/>
          <w:color w:val="000000" w:themeColor="text1"/>
          <w:lang w:val="en-US"/>
        </w:rPr>
        <w:t xml:space="preserve">used for </w:t>
      </w:r>
      <w:ins w:id="424" w:author="Andrea Cossa" w:date="2026-09-22T17:21:00Z" w16du:dateUtc="2026-09-22T16:21:00Z">
        <w:r w:rsidR="00B008FF">
          <w:rPr>
            <w:rFonts w:ascii="Arial" w:eastAsia="Arial" w:hAnsi="Arial" w:cs="Arial"/>
            <w:color w:val="000000" w:themeColor="text1"/>
            <w:lang w:val="en-US"/>
          </w:rPr>
          <w:t xml:space="preserve">LCM </w:t>
        </w:r>
      </w:ins>
      <w:del w:id="425" w:author="Andrea Cossa" w:date="2026-09-22T17:24:00Z" w16du:dateUtc="2026-09-22T16:24:00Z">
        <w:r w:rsidR="009F7994" w:rsidRPr="008B2209" w:rsidDel="00651D33">
          <w:rPr>
            <w:rFonts w:ascii="Arial" w:eastAsia="Arial" w:hAnsi="Arial" w:cs="Arial"/>
            <w:color w:val="000000" w:themeColor="text1"/>
            <w:lang w:val="en-US"/>
          </w:rPr>
          <w:delText xml:space="preserve">sampling </w:delText>
        </w:r>
      </w:del>
      <w:del w:id="426" w:author="Andrea Cossa" w:date="2026-09-22T17:21:00Z" w16du:dateUtc="2026-09-22T16:21:00Z">
        <w:r w:rsidR="009F7994" w:rsidRPr="008B2209" w:rsidDel="00B008FF">
          <w:rPr>
            <w:rFonts w:ascii="Arial" w:eastAsia="Arial" w:hAnsi="Arial" w:cs="Arial"/>
            <w:color w:val="000000" w:themeColor="text1"/>
            <w:lang w:val="en-US"/>
          </w:rPr>
          <w:delText>of the ROIs</w:delText>
        </w:r>
        <w:r w:rsidR="005B2C4D" w:rsidRPr="008B2209" w:rsidDel="00B008FF">
          <w:rPr>
            <w:rFonts w:ascii="Arial" w:eastAsia="Arial" w:hAnsi="Arial" w:cs="Arial"/>
            <w:color w:val="000000" w:themeColor="text1"/>
            <w:lang w:val="en-US"/>
          </w:rPr>
          <w:delText xml:space="preserve"> </w:delText>
        </w:r>
      </w:del>
      <w:r w:rsidR="005B2C4D" w:rsidRPr="008B2209">
        <w:rPr>
          <w:rFonts w:ascii="Arial" w:eastAsia="Arial" w:hAnsi="Arial" w:cs="Arial"/>
          <w:color w:val="000000" w:themeColor="text1"/>
          <w:lang w:val="en-US"/>
        </w:rPr>
        <w:t xml:space="preserve">were aligned and sequentially </w:t>
      </w:r>
      <w:del w:id="427" w:author="Andrea Cossa" w:date="2026-09-22T17:25:00Z" w16du:dateUtc="2026-09-22T16:25:00Z">
        <w:r w:rsidR="005B2C4D" w:rsidRPr="008B2209" w:rsidDel="003526BE">
          <w:rPr>
            <w:rFonts w:ascii="Arial" w:eastAsia="Arial" w:hAnsi="Arial" w:cs="Arial"/>
            <w:color w:val="000000" w:themeColor="text1"/>
            <w:lang w:val="en-US"/>
          </w:rPr>
          <w:delText>organised</w:delText>
        </w:r>
      </w:del>
      <w:ins w:id="428" w:author="Andrea Cossa" w:date="2026-09-22T17:25:00Z" w16du:dateUtc="2026-09-22T16:25:00Z">
        <w:r w:rsidR="003526BE">
          <w:rPr>
            <w:rFonts w:ascii="Arial" w:eastAsia="Arial" w:hAnsi="Arial" w:cs="Arial"/>
            <w:color w:val="000000" w:themeColor="text1"/>
            <w:lang w:val="en-US"/>
          </w:rPr>
          <w:t>organized to</w:t>
        </w:r>
      </w:ins>
      <w:del w:id="429" w:author="Andrea Cossa" w:date="2026-09-22T17:25:00Z" w16du:dateUtc="2026-09-22T16:25:00Z">
        <w:r w:rsidR="009F7994" w:rsidRPr="008B2209" w:rsidDel="003526BE">
          <w:rPr>
            <w:rFonts w:ascii="Arial" w:eastAsia="Arial" w:hAnsi="Arial" w:cs="Arial"/>
            <w:color w:val="000000" w:themeColor="text1"/>
            <w:lang w:val="en-US"/>
          </w:rPr>
          <w:delText>, in order to be able to</w:delText>
        </w:r>
      </w:del>
      <w:ins w:id="430" w:author="Andrea Cossa" w:date="2026-09-22T17:25:00Z" w16du:dateUtc="2026-09-22T16:25:00Z">
        <w:r w:rsidR="003526BE">
          <w:rPr>
            <w:rFonts w:ascii="Arial" w:eastAsia="Arial" w:hAnsi="Arial" w:cs="Arial"/>
            <w:color w:val="000000" w:themeColor="text1"/>
            <w:lang w:val="en-US"/>
          </w:rPr>
          <w:t xml:space="preserve"> </w:t>
        </w:r>
      </w:ins>
      <w:del w:id="431" w:author="Andrea Cossa" w:date="2026-09-22T17:25:00Z" w16du:dateUtc="2026-09-22T16:25:00Z">
        <w:r w:rsidR="009F7994" w:rsidRPr="008B2209" w:rsidDel="003526BE">
          <w:rPr>
            <w:rFonts w:ascii="Arial" w:eastAsia="Arial" w:hAnsi="Arial" w:cs="Arial"/>
            <w:color w:val="000000" w:themeColor="text1"/>
            <w:lang w:val="en-US"/>
          </w:rPr>
          <w:delText xml:space="preserve"> </w:delText>
        </w:r>
      </w:del>
      <w:r w:rsidR="009F7994" w:rsidRPr="008B2209">
        <w:rPr>
          <w:rFonts w:ascii="Arial" w:eastAsia="Arial" w:hAnsi="Arial" w:cs="Arial"/>
          <w:color w:val="000000" w:themeColor="text1"/>
          <w:lang w:val="en-US"/>
        </w:rPr>
        <w:t>accurately reconstruct the major landmarks and geometry of the tissue.</w:t>
      </w:r>
      <w:r w:rsidR="00592B9B" w:rsidRPr="008B2209">
        <w:rPr>
          <w:rFonts w:ascii="Arial" w:eastAsia="Arial" w:hAnsi="Arial" w:cs="Arial"/>
          <w:color w:val="000000" w:themeColor="text1"/>
          <w:lang w:val="en-US"/>
        </w:rPr>
        <w:t xml:space="preserve"> After aligning all sections, we segmented the whole heart and annotated the LV, RV, IVS, LA, and RA. We them mapped the laser micro</w:t>
      </w:r>
      <w:ins w:id="432" w:author="Andrea Cossa" w:date="2026-09-22T14:58:00Z" w16du:dateUtc="2026-09-22T13:58:00Z">
        <w:r w:rsidR="00EE7730">
          <w:rPr>
            <w:rFonts w:ascii="Arial" w:eastAsia="Arial" w:hAnsi="Arial" w:cs="Arial"/>
            <w:color w:val="000000" w:themeColor="text1"/>
            <w:lang w:val="en-US"/>
          </w:rPr>
          <w:t>-</w:t>
        </w:r>
      </w:ins>
      <w:r w:rsidR="00592B9B" w:rsidRPr="008B2209">
        <w:rPr>
          <w:rFonts w:ascii="Arial" w:eastAsia="Arial" w:hAnsi="Arial" w:cs="Arial"/>
          <w:color w:val="000000" w:themeColor="text1"/>
          <w:lang w:val="en-US"/>
        </w:rPr>
        <w:t xml:space="preserve">captured regions unto this volume and projected the </w:t>
      </w:r>
      <w:del w:id="433" w:author="Andrea Cossa" w:date="2026-09-22T17:32:00Z" w16du:dateUtc="2026-09-22T16:32:00Z">
        <w:r w:rsidR="00592B9B" w:rsidRPr="008B2209" w:rsidDel="001B52D0">
          <w:rPr>
            <w:rFonts w:ascii="Arial" w:eastAsia="Arial" w:hAnsi="Arial" w:cs="Arial"/>
            <w:color w:val="000000" w:themeColor="text1"/>
            <w:lang w:val="en-US"/>
          </w:rPr>
          <w:delText>27</w:delText>
        </w:r>
      </w:del>
      <w:ins w:id="434" w:author="Andrea Cossa" w:date="2026-09-22T17:16:00Z" w16du:dateUtc="2026-09-22T16:16:00Z">
        <w:r w:rsidR="00E47BD4">
          <w:rPr>
            <w:rFonts w:ascii="Arial" w:eastAsia="Arial" w:hAnsi="Arial" w:cs="Arial"/>
            <w:color w:val="000000" w:themeColor="text1"/>
            <w:lang w:val="en-US"/>
          </w:rPr>
          <w:t>spatially segregating</w:t>
        </w:r>
      </w:ins>
      <w:r w:rsidR="00592B9B" w:rsidRPr="008B2209">
        <w:rPr>
          <w:rFonts w:ascii="Arial" w:eastAsia="Arial" w:hAnsi="Arial" w:cs="Arial"/>
          <w:color w:val="000000" w:themeColor="text1"/>
          <w:lang w:val="en-US"/>
        </w:rPr>
        <w:t xml:space="preserve"> lineages </w:t>
      </w:r>
      <w:del w:id="435" w:author="Andrea Cossa" w:date="2026-09-22T17:16:00Z" w16du:dateUtc="2026-09-22T16:16:00Z">
        <w:r w:rsidR="00592B9B" w:rsidRPr="008B2209" w:rsidDel="00E47BD4">
          <w:rPr>
            <w:rFonts w:ascii="Arial" w:eastAsia="Arial" w:hAnsi="Arial" w:cs="Arial"/>
            <w:color w:val="000000" w:themeColor="text1"/>
            <w:lang w:val="en-US"/>
          </w:rPr>
          <w:delText xml:space="preserve">we </w:delText>
        </w:r>
      </w:del>
      <w:r w:rsidR="00592B9B" w:rsidRPr="008B2209">
        <w:rPr>
          <w:rFonts w:ascii="Arial" w:eastAsia="Arial" w:hAnsi="Arial" w:cs="Arial"/>
          <w:color w:val="000000" w:themeColor="text1"/>
          <w:lang w:val="en-US"/>
        </w:rPr>
        <w:t>identified.</w:t>
      </w:r>
    </w:p>
    <w:p w14:paraId="0AB9F6F4" w14:textId="4BB5BEC9" w:rsidR="003444B6" w:rsidRDefault="003444B6"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1F953F05" w14:textId="7354792B" w:rsidR="003444B6" w:rsidRPr="008B2209" w:rsidRDefault="003444B6"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0FBB2B1D" w14:textId="00243464" w:rsidR="003444B6" w:rsidRDefault="009F7994"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r w:rsidRPr="008B2209">
        <w:rPr>
          <w:rFonts w:ascii="Arial" w:eastAsia="Arial" w:hAnsi="Arial" w:cs="Arial"/>
          <w:color w:val="000000" w:themeColor="text1"/>
          <w:lang w:val="en-US"/>
        </w:rPr>
        <w:t>Discussion</w:t>
      </w:r>
    </w:p>
    <w:p w14:paraId="16C46373" w14:textId="77777777" w:rsidR="008B2209" w:rsidRPr="008B2209" w:rsidRDefault="008B2209"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5E5787A5" w14:textId="608F89B9" w:rsidR="003444B6" w:rsidRDefault="00D64C78"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r w:rsidRPr="008B2209">
        <w:rPr>
          <w:rFonts w:ascii="Arial" w:eastAsia="Arial" w:hAnsi="Arial" w:cs="Arial"/>
          <w:color w:val="000000" w:themeColor="text1"/>
          <w:lang w:val="en-US"/>
        </w:rPr>
        <w:t xml:space="preserve">In order to identify clonal ancestries in the developing human heart, </w:t>
      </w:r>
      <w:r w:rsidR="009F7994" w:rsidRPr="008B2209">
        <w:rPr>
          <w:rFonts w:ascii="Arial" w:eastAsia="Arial" w:hAnsi="Arial" w:cs="Arial"/>
          <w:color w:val="000000" w:themeColor="text1"/>
          <w:lang w:val="en-US"/>
        </w:rPr>
        <w:t xml:space="preserve">we densely sampled cardiac and extraembryonic tissue from an 11pcw foetus. Owing to the lack of appropriate tools to fully analyse the dataset, we developed a combinatorial pipeline that integrates single sample variant calling with a spatially-informed “aggregate” model, where spatially close samples can be used to resolve SNVs that are not recovered to enough depth in individual samples. </w:t>
      </w:r>
      <w:r w:rsidR="68578831" w:rsidRPr="008B2209">
        <w:rPr>
          <w:rFonts w:ascii="Arial" w:eastAsia="Arial" w:hAnsi="Arial" w:cs="Arial"/>
          <w:color w:val="000000" w:themeColor="text1"/>
          <w:lang w:val="en-US"/>
        </w:rPr>
        <w:t xml:space="preserve">Most somatic SNVs </w:t>
      </w:r>
      <w:r w:rsidR="009F7994" w:rsidRPr="008B2209">
        <w:rPr>
          <w:rFonts w:ascii="Arial" w:eastAsia="Arial" w:hAnsi="Arial" w:cs="Arial"/>
          <w:color w:val="000000" w:themeColor="text1"/>
          <w:lang w:val="en-US"/>
        </w:rPr>
        <w:t xml:space="preserve">were shared </w:t>
      </w:r>
      <w:r w:rsidR="68578831" w:rsidRPr="008B2209">
        <w:rPr>
          <w:rFonts w:ascii="Arial" w:eastAsia="Arial" w:hAnsi="Arial" w:cs="Arial"/>
          <w:color w:val="000000" w:themeColor="text1"/>
          <w:lang w:val="en-US"/>
        </w:rPr>
        <w:t xml:space="preserve">between the septum and ventricles, consistent with </w:t>
      </w:r>
      <w:r w:rsidR="005B2C4D" w:rsidRPr="008B2209">
        <w:rPr>
          <w:rFonts w:ascii="Arial" w:eastAsia="Arial" w:hAnsi="Arial" w:cs="Arial"/>
          <w:color w:val="000000" w:themeColor="text1"/>
          <w:lang w:val="en-US"/>
        </w:rPr>
        <w:t>a scenario where</w:t>
      </w:r>
      <w:r w:rsidR="68578831" w:rsidRPr="008B2209">
        <w:rPr>
          <w:rFonts w:ascii="Arial" w:eastAsia="Arial" w:hAnsi="Arial" w:cs="Arial"/>
          <w:color w:val="000000" w:themeColor="text1"/>
          <w:lang w:val="en-US"/>
        </w:rPr>
        <w:t xml:space="preserve"> these structures begin to diverge before many of the observed mutations arise. Even so, the left ventricle shared more lineages with the left and right septum than the right ventricle did, and the lineage combinations spanning the left, right and centre septum were enriched for contributions from the left ventricle, compared with the right ventricle alone. Together, these patterns support </w:t>
      </w:r>
      <w:r w:rsidR="009F7994" w:rsidRPr="008B2209">
        <w:rPr>
          <w:rFonts w:ascii="Arial" w:eastAsia="Arial" w:hAnsi="Arial" w:cs="Arial"/>
          <w:color w:val="000000" w:themeColor="text1"/>
          <w:lang w:val="en-US"/>
        </w:rPr>
        <w:t xml:space="preserve">the notion that </w:t>
      </w:r>
      <w:r w:rsidR="68578831" w:rsidRPr="008B2209">
        <w:rPr>
          <w:rFonts w:ascii="Arial" w:eastAsia="Arial" w:hAnsi="Arial" w:cs="Arial"/>
          <w:color w:val="000000" w:themeColor="text1"/>
          <w:lang w:val="en-US"/>
        </w:rPr>
        <w:t>spatially</w:t>
      </w:r>
      <w:r w:rsidR="009F7994" w:rsidRPr="008B2209">
        <w:rPr>
          <w:rFonts w:ascii="Arial" w:eastAsia="Arial" w:hAnsi="Arial" w:cs="Arial"/>
          <w:color w:val="000000" w:themeColor="text1"/>
          <w:lang w:val="en-US"/>
        </w:rPr>
        <w:t>-</w:t>
      </w:r>
      <w:r w:rsidR="68578831" w:rsidRPr="008B2209">
        <w:rPr>
          <w:rFonts w:ascii="Arial" w:eastAsia="Arial" w:hAnsi="Arial" w:cs="Arial"/>
          <w:color w:val="000000" w:themeColor="text1"/>
          <w:lang w:val="en-US"/>
        </w:rPr>
        <w:t xml:space="preserve">segregating lineages within the </w:t>
      </w:r>
      <w:r w:rsidR="009F7994" w:rsidRPr="008B2209">
        <w:rPr>
          <w:rFonts w:ascii="Arial" w:eastAsia="Arial" w:hAnsi="Arial" w:cs="Arial"/>
          <w:color w:val="000000" w:themeColor="text1"/>
          <w:lang w:val="en-US"/>
        </w:rPr>
        <w:t xml:space="preserve">cardiac </w:t>
      </w:r>
      <w:r w:rsidR="68578831" w:rsidRPr="008B2209">
        <w:rPr>
          <w:rFonts w:ascii="Arial" w:eastAsia="Arial" w:hAnsi="Arial" w:cs="Arial"/>
          <w:color w:val="000000" w:themeColor="text1"/>
          <w:lang w:val="en-US"/>
        </w:rPr>
        <w:t xml:space="preserve">ventricles and </w:t>
      </w:r>
      <w:r w:rsidR="009F7994" w:rsidRPr="008B2209">
        <w:rPr>
          <w:rFonts w:ascii="Arial" w:eastAsia="Arial" w:hAnsi="Arial" w:cs="Arial"/>
          <w:color w:val="000000" w:themeColor="text1"/>
          <w:lang w:val="en-US"/>
        </w:rPr>
        <w:t>IVS are already established at the time of gastrulation</w:t>
      </w:r>
      <w:r w:rsidR="005B2C4D" w:rsidRPr="008B2209">
        <w:rPr>
          <w:rFonts w:ascii="Arial" w:eastAsia="Arial" w:hAnsi="Arial" w:cs="Arial"/>
          <w:color w:val="000000" w:themeColor="text1"/>
          <w:lang w:val="en-US"/>
        </w:rPr>
        <w:t>, with a LV-only lineage majorly contributing to the IVS, compared to an RV-only lineage contribution.</w:t>
      </w:r>
    </w:p>
    <w:p w14:paraId="222BEC9B" w14:textId="77777777" w:rsidR="008B2209" w:rsidRPr="008B2209" w:rsidRDefault="008B2209"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25242075" w14:textId="6BBBBAF9" w:rsidR="009F7994" w:rsidRPr="008B2209" w:rsidRDefault="009F7994"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r w:rsidRPr="008B2209">
        <w:rPr>
          <w:rFonts w:ascii="Arial" w:eastAsia="Arial" w:hAnsi="Arial" w:cs="Arial"/>
          <w:color w:val="000000" w:themeColor="text1"/>
          <w:lang w:val="en-US"/>
        </w:rPr>
        <w:t>Thanks to the 3D reconstructions, our data can be explored in its full spatial context.</w:t>
      </w:r>
    </w:p>
    <w:p w14:paraId="27869F74" w14:textId="77777777" w:rsidR="00592B9B" w:rsidRDefault="00592B9B" w:rsidP="009F7994">
      <w:pPr>
        <w:spacing w:before="240" w:after="240"/>
        <w:rPr>
          <w:rFonts w:ascii="Arial" w:eastAsia="Arial" w:hAnsi="Arial" w:cs="Arial"/>
          <w:color w:val="000000" w:themeColor="text1"/>
        </w:rPr>
      </w:pPr>
    </w:p>
    <w:p w14:paraId="7A096E46" w14:textId="77777777" w:rsidR="00592B9B" w:rsidRDefault="00592B9B" w:rsidP="009F7994">
      <w:pPr>
        <w:spacing w:before="240" w:after="240"/>
        <w:rPr>
          <w:rFonts w:ascii="Arial" w:eastAsia="Arial" w:hAnsi="Arial" w:cs="Arial"/>
          <w:color w:val="000000" w:themeColor="text1"/>
        </w:rPr>
      </w:pPr>
    </w:p>
    <w:p w14:paraId="5704A26F" w14:textId="77777777" w:rsidR="00592B9B" w:rsidRPr="009F7994" w:rsidRDefault="00592B9B" w:rsidP="00592B9B">
      <w:pPr>
        <w:pBdr>
          <w:top w:val="nil"/>
          <w:left w:val="nil"/>
          <w:bottom w:val="nil"/>
          <w:right w:val="nil"/>
          <w:between w:val="nil"/>
        </w:pBdr>
        <w:spacing w:after="0" w:line="288" w:lineRule="auto"/>
        <w:jc w:val="both"/>
        <w:rPr>
          <w:rFonts w:ascii="Arial" w:eastAsia="Arial" w:hAnsi="Arial" w:cs="Arial"/>
          <w:color w:val="000000" w:themeColor="text1"/>
        </w:rPr>
      </w:pPr>
    </w:p>
    <w:p w14:paraId="470CF44A" w14:textId="77777777" w:rsidR="00592B9B" w:rsidRDefault="00592B9B" w:rsidP="009F7994">
      <w:pPr>
        <w:spacing w:before="240" w:after="240"/>
      </w:pPr>
    </w:p>
    <w:sectPr w:rsidR="00592B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HzKb829pZR/u/" int2:id="zCZXZKAi">
      <int2:state int2:value="Rejected" int2:type="spell"/>
    </int2:textHash>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drea Cossa">
    <w15:presenceInfo w15:providerId="AD" w15:userId="S::cossa@ebi.ac.uk::db3371ef-f63e-4a0d-82d4-6752c18bbd2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D94F10"/>
    <w:rsid w:val="000007E0"/>
    <w:rsid w:val="00006DAC"/>
    <w:rsid w:val="00036BEE"/>
    <w:rsid w:val="00062F0F"/>
    <w:rsid w:val="00064622"/>
    <w:rsid w:val="00067319"/>
    <w:rsid w:val="000724C0"/>
    <w:rsid w:val="000841A2"/>
    <w:rsid w:val="00084432"/>
    <w:rsid w:val="00084FC6"/>
    <w:rsid w:val="00092606"/>
    <w:rsid w:val="000A30BE"/>
    <w:rsid w:val="000A6FC9"/>
    <w:rsid w:val="000A7392"/>
    <w:rsid w:val="000B7A02"/>
    <w:rsid w:val="000C3554"/>
    <w:rsid w:val="000D1296"/>
    <w:rsid w:val="000E2B90"/>
    <w:rsid w:val="0011624D"/>
    <w:rsid w:val="00127CC8"/>
    <w:rsid w:val="0013636C"/>
    <w:rsid w:val="00171B81"/>
    <w:rsid w:val="00193B06"/>
    <w:rsid w:val="00194C3F"/>
    <w:rsid w:val="001B38E3"/>
    <w:rsid w:val="001B52D0"/>
    <w:rsid w:val="001C07FF"/>
    <w:rsid w:val="001D4B64"/>
    <w:rsid w:val="001D5C88"/>
    <w:rsid w:val="001E060B"/>
    <w:rsid w:val="001E5B85"/>
    <w:rsid w:val="001E734A"/>
    <w:rsid w:val="002058C3"/>
    <w:rsid w:val="00215BE6"/>
    <w:rsid w:val="002433A1"/>
    <w:rsid w:val="002503DE"/>
    <w:rsid w:val="00254C57"/>
    <w:rsid w:val="002761C9"/>
    <w:rsid w:val="00282CD1"/>
    <w:rsid w:val="002908DF"/>
    <w:rsid w:val="002F00EC"/>
    <w:rsid w:val="002F65D6"/>
    <w:rsid w:val="003021D5"/>
    <w:rsid w:val="0030378B"/>
    <w:rsid w:val="00311088"/>
    <w:rsid w:val="00315050"/>
    <w:rsid w:val="0032696B"/>
    <w:rsid w:val="0033325A"/>
    <w:rsid w:val="003360DF"/>
    <w:rsid w:val="003444B6"/>
    <w:rsid w:val="0035176D"/>
    <w:rsid w:val="003526BE"/>
    <w:rsid w:val="00356913"/>
    <w:rsid w:val="00360B55"/>
    <w:rsid w:val="003800A1"/>
    <w:rsid w:val="003931B5"/>
    <w:rsid w:val="00396F9B"/>
    <w:rsid w:val="003B03E5"/>
    <w:rsid w:val="003B670F"/>
    <w:rsid w:val="003F3622"/>
    <w:rsid w:val="004006D0"/>
    <w:rsid w:val="004052A5"/>
    <w:rsid w:val="00433893"/>
    <w:rsid w:val="00463B83"/>
    <w:rsid w:val="00464087"/>
    <w:rsid w:val="00466046"/>
    <w:rsid w:val="0047021D"/>
    <w:rsid w:val="00471AEE"/>
    <w:rsid w:val="0047330E"/>
    <w:rsid w:val="00473A6E"/>
    <w:rsid w:val="00480866"/>
    <w:rsid w:val="00481737"/>
    <w:rsid w:val="0048364F"/>
    <w:rsid w:val="00486BC3"/>
    <w:rsid w:val="00494571"/>
    <w:rsid w:val="004962F5"/>
    <w:rsid w:val="004A48A0"/>
    <w:rsid w:val="004C5B70"/>
    <w:rsid w:val="004D7644"/>
    <w:rsid w:val="004F0148"/>
    <w:rsid w:val="004F1CD1"/>
    <w:rsid w:val="004F20AA"/>
    <w:rsid w:val="00504AC7"/>
    <w:rsid w:val="00512734"/>
    <w:rsid w:val="00516794"/>
    <w:rsid w:val="0053253F"/>
    <w:rsid w:val="00537BCD"/>
    <w:rsid w:val="00544E9D"/>
    <w:rsid w:val="00564874"/>
    <w:rsid w:val="00582A54"/>
    <w:rsid w:val="00591643"/>
    <w:rsid w:val="00591F4A"/>
    <w:rsid w:val="00592B9B"/>
    <w:rsid w:val="00595419"/>
    <w:rsid w:val="005A21B5"/>
    <w:rsid w:val="005B20AB"/>
    <w:rsid w:val="005B2C4D"/>
    <w:rsid w:val="005B6A10"/>
    <w:rsid w:val="005C359F"/>
    <w:rsid w:val="005D376E"/>
    <w:rsid w:val="005E01E5"/>
    <w:rsid w:val="005E409C"/>
    <w:rsid w:val="00601479"/>
    <w:rsid w:val="00602017"/>
    <w:rsid w:val="006070AD"/>
    <w:rsid w:val="00614AAF"/>
    <w:rsid w:val="0062313A"/>
    <w:rsid w:val="00633FA9"/>
    <w:rsid w:val="006370E8"/>
    <w:rsid w:val="00644B91"/>
    <w:rsid w:val="00651D33"/>
    <w:rsid w:val="00654C94"/>
    <w:rsid w:val="00655DBD"/>
    <w:rsid w:val="00680C62"/>
    <w:rsid w:val="0069352E"/>
    <w:rsid w:val="006974F2"/>
    <w:rsid w:val="006C3E9A"/>
    <w:rsid w:val="006F457B"/>
    <w:rsid w:val="006F7C14"/>
    <w:rsid w:val="00700DF9"/>
    <w:rsid w:val="00705B49"/>
    <w:rsid w:val="00706F8F"/>
    <w:rsid w:val="00717096"/>
    <w:rsid w:val="00725B1D"/>
    <w:rsid w:val="00734D2E"/>
    <w:rsid w:val="007502DD"/>
    <w:rsid w:val="007564C7"/>
    <w:rsid w:val="00767A40"/>
    <w:rsid w:val="0077602F"/>
    <w:rsid w:val="00792FA9"/>
    <w:rsid w:val="00797EA3"/>
    <w:rsid w:val="007A63F9"/>
    <w:rsid w:val="007E46F9"/>
    <w:rsid w:val="007F08A6"/>
    <w:rsid w:val="007F15A6"/>
    <w:rsid w:val="00800C45"/>
    <w:rsid w:val="00812EA2"/>
    <w:rsid w:val="00855B1F"/>
    <w:rsid w:val="008560B8"/>
    <w:rsid w:val="0085737C"/>
    <w:rsid w:val="0086099F"/>
    <w:rsid w:val="00860E17"/>
    <w:rsid w:val="0086576C"/>
    <w:rsid w:val="008A4A02"/>
    <w:rsid w:val="008B2209"/>
    <w:rsid w:val="008B3A61"/>
    <w:rsid w:val="008B664D"/>
    <w:rsid w:val="008C6F29"/>
    <w:rsid w:val="008C7B5D"/>
    <w:rsid w:val="008D6163"/>
    <w:rsid w:val="008E1DE5"/>
    <w:rsid w:val="008F5EFE"/>
    <w:rsid w:val="00916993"/>
    <w:rsid w:val="00926125"/>
    <w:rsid w:val="00934D47"/>
    <w:rsid w:val="00936AC2"/>
    <w:rsid w:val="00937FED"/>
    <w:rsid w:val="009461C4"/>
    <w:rsid w:val="00962458"/>
    <w:rsid w:val="0096661A"/>
    <w:rsid w:val="00976FD8"/>
    <w:rsid w:val="009845C7"/>
    <w:rsid w:val="00986A13"/>
    <w:rsid w:val="00986FA9"/>
    <w:rsid w:val="00987093"/>
    <w:rsid w:val="009A3DC8"/>
    <w:rsid w:val="009C18B5"/>
    <w:rsid w:val="009C7FF6"/>
    <w:rsid w:val="009D21C1"/>
    <w:rsid w:val="009E5278"/>
    <w:rsid w:val="009F135E"/>
    <w:rsid w:val="009F7537"/>
    <w:rsid w:val="009F7994"/>
    <w:rsid w:val="00A123CA"/>
    <w:rsid w:val="00A349C3"/>
    <w:rsid w:val="00A37C6F"/>
    <w:rsid w:val="00A4459B"/>
    <w:rsid w:val="00A51BC5"/>
    <w:rsid w:val="00A61DF6"/>
    <w:rsid w:val="00A71A15"/>
    <w:rsid w:val="00A7220B"/>
    <w:rsid w:val="00A866AF"/>
    <w:rsid w:val="00A93E46"/>
    <w:rsid w:val="00AA3B31"/>
    <w:rsid w:val="00AB3069"/>
    <w:rsid w:val="00AB7549"/>
    <w:rsid w:val="00AB7807"/>
    <w:rsid w:val="00AC5F81"/>
    <w:rsid w:val="00AD24CE"/>
    <w:rsid w:val="00AD49BE"/>
    <w:rsid w:val="00AD4D5C"/>
    <w:rsid w:val="00AE2F91"/>
    <w:rsid w:val="00AF686B"/>
    <w:rsid w:val="00AF6D2D"/>
    <w:rsid w:val="00B008FF"/>
    <w:rsid w:val="00B02E3D"/>
    <w:rsid w:val="00B03D33"/>
    <w:rsid w:val="00B12E7A"/>
    <w:rsid w:val="00B20C99"/>
    <w:rsid w:val="00B2154A"/>
    <w:rsid w:val="00B22869"/>
    <w:rsid w:val="00B4079E"/>
    <w:rsid w:val="00B41784"/>
    <w:rsid w:val="00B470EC"/>
    <w:rsid w:val="00B64DC5"/>
    <w:rsid w:val="00B66C65"/>
    <w:rsid w:val="00B82E7E"/>
    <w:rsid w:val="00B84672"/>
    <w:rsid w:val="00B9251B"/>
    <w:rsid w:val="00BA4B15"/>
    <w:rsid w:val="00BC7387"/>
    <w:rsid w:val="00BD3973"/>
    <w:rsid w:val="00BE526A"/>
    <w:rsid w:val="00BF1201"/>
    <w:rsid w:val="00BF524E"/>
    <w:rsid w:val="00BF58DD"/>
    <w:rsid w:val="00C1102A"/>
    <w:rsid w:val="00C16A51"/>
    <w:rsid w:val="00C23A5C"/>
    <w:rsid w:val="00C3015F"/>
    <w:rsid w:val="00C33438"/>
    <w:rsid w:val="00C55E81"/>
    <w:rsid w:val="00C61837"/>
    <w:rsid w:val="00C919AB"/>
    <w:rsid w:val="00C91C54"/>
    <w:rsid w:val="00CA1DBB"/>
    <w:rsid w:val="00CC14A2"/>
    <w:rsid w:val="00CC3C5B"/>
    <w:rsid w:val="00CD518E"/>
    <w:rsid w:val="00CE4538"/>
    <w:rsid w:val="00CE7C45"/>
    <w:rsid w:val="00CF0D06"/>
    <w:rsid w:val="00CF1DBC"/>
    <w:rsid w:val="00CF51A8"/>
    <w:rsid w:val="00CF5C1E"/>
    <w:rsid w:val="00CF5CCC"/>
    <w:rsid w:val="00D022B4"/>
    <w:rsid w:val="00D0604D"/>
    <w:rsid w:val="00D503EA"/>
    <w:rsid w:val="00D60FE6"/>
    <w:rsid w:val="00D61A35"/>
    <w:rsid w:val="00D64339"/>
    <w:rsid w:val="00D64B27"/>
    <w:rsid w:val="00D64C78"/>
    <w:rsid w:val="00D65446"/>
    <w:rsid w:val="00D803FD"/>
    <w:rsid w:val="00D864EC"/>
    <w:rsid w:val="00D95654"/>
    <w:rsid w:val="00DA2C58"/>
    <w:rsid w:val="00DB396D"/>
    <w:rsid w:val="00DB6EDA"/>
    <w:rsid w:val="00DB7F1F"/>
    <w:rsid w:val="00DC74E1"/>
    <w:rsid w:val="00DD71AB"/>
    <w:rsid w:val="00DE57B1"/>
    <w:rsid w:val="00DF1C2B"/>
    <w:rsid w:val="00E02D0A"/>
    <w:rsid w:val="00E11E1B"/>
    <w:rsid w:val="00E13EFB"/>
    <w:rsid w:val="00E22506"/>
    <w:rsid w:val="00E47BD4"/>
    <w:rsid w:val="00E55CB5"/>
    <w:rsid w:val="00E718FB"/>
    <w:rsid w:val="00E869C2"/>
    <w:rsid w:val="00E92020"/>
    <w:rsid w:val="00E94622"/>
    <w:rsid w:val="00E95A78"/>
    <w:rsid w:val="00EB103A"/>
    <w:rsid w:val="00EB56B1"/>
    <w:rsid w:val="00ED4932"/>
    <w:rsid w:val="00ED533B"/>
    <w:rsid w:val="00ED7506"/>
    <w:rsid w:val="00EE2469"/>
    <w:rsid w:val="00EE7730"/>
    <w:rsid w:val="00EE7DEB"/>
    <w:rsid w:val="00EF4A99"/>
    <w:rsid w:val="00EF5629"/>
    <w:rsid w:val="00F06619"/>
    <w:rsid w:val="00F1049D"/>
    <w:rsid w:val="00F15BD0"/>
    <w:rsid w:val="00F20292"/>
    <w:rsid w:val="00F3220B"/>
    <w:rsid w:val="00F55BE9"/>
    <w:rsid w:val="00F654C0"/>
    <w:rsid w:val="00F70202"/>
    <w:rsid w:val="00F74BAF"/>
    <w:rsid w:val="00F815C8"/>
    <w:rsid w:val="00F824C6"/>
    <w:rsid w:val="00F83DF8"/>
    <w:rsid w:val="00F94058"/>
    <w:rsid w:val="00F94A2E"/>
    <w:rsid w:val="00FB7607"/>
    <w:rsid w:val="00FB7B5B"/>
    <w:rsid w:val="00FC12A9"/>
    <w:rsid w:val="00FC302D"/>
    <w:rsid w:val="00FC4C92"/>
    <w:rsid w:val="00FE79FA"/>
    <w:rsid w:val="00FF5763"/>
    <w:rsid w:val="03B9C1C4"/>
    <w:rsid w:val="03D52E09"/>
    <w:rsid w:val="04B6C78D"/>
    <w:rsid w:val="060F04B7"/>
    <w:rsid w:val="09A5721E"/>
    <w:rsid w:val="09AF3E73"/>
    <w:rsid w:val="09E408D2"/>
    <w:rsid w:val="0A0C057A"/>
    <w:rsid w:val="0CD94F10"/>
    <w:rsid w:val="0D125A95"/>
    <w:rsid w:val="115C3175"/>
    <w:rsid w:val="12DBB378"/>
    <w:rsid w:val="12DFE317"/>
    <w:rsid w:val="14AC20D1"/>
    <w:rsid w:val="14E0F68A"/>
    <w:rsid w:val="159D9222"/>
    <w:rsid w:val="17544F0E"/>
    <w:rsid w:val="19B6EF6B"/>
    <w:rsid w:val="1B334BE6"/>
    <w:rsid w:val="1CABCEDA"/>
    <w:rsid w:val="1D9AB9B8"/>
    <w:rsid w:val="1E0110D0"/>
    <w:rsid w:val="1FE549B2"/>
    <w:rsid w:val="1FE678DA"/>
    <w:rsid w:val="20CA43D5"/>
    <w:rsid w:val="213BA6E7"/>
    <w:rsid w:val="21559CFF"/>
    <w:rsid w:val="21EEAB95"/>
    <w:rsid w:val="2216F8E0"/>
    <w:rsid w:val="22A9D8A5"/>
    <w:rsid w:val="256CE113"/>
    <w:rsid w:val="264A0220"/>
    <w:rsid w:val="269D6D53"/>
    <w:rsid w:val="27720BFB"/>
    <w:rsid w:val="277B5268"/>
    <w:rsid w:val="28215C56"/>
    <w:rsid w:val="289FC3C1"/>
    <w:rsid w:val="2A14EDF3"/>
    <w:rsid w:val="2CBA47DA"/>
    <w:rsid w:val="30D75CA5"/>
    <w:rsid w:val="334EE829"/>
    <w:rsid w:val="35D70636"/>
    <w:rsid w:val="360E5364"/>
    <w:rsid w:val="364F1B2B"/>
    <w:rsid w:val="3673B1D8"/>
    <w:rsid w:val="3675BFBA"/>
    <w:rsid w:val="3769B857"/>
    <w:rsid w:val="39EF60C4"/>
    <w:rsid w:val="3BFE5B44"/>
    <w:rsid w:val="3E232222"/>
    <w:rsid w:val="3F6B2814"/>
    <w:rsid w:val="433B8D52"/>
    <w:rsid w:val="443BA6C9"/>
    <w:rsid w:val="44ED5476"/>
    <w:rsid w:val="48D149F7"/>
    <w:rsid w:val="4B0F7748"/>
    <w:rsid w:val="4BC94824"/>
    <w:rsid w:val="4C0E4C81"/>
    <w:rsid w:val="4C1017F2"/>
    <w:rsid w:val="4C24E9C7"/>
    <w:rsid w:val="4F4FB07F"/>
    <w:rsid w:val="50C94583"/>
    <w:rsid w:val="51F7FF1E"/>
    <w:rsid w:val="546B4789"/>
    <w:rsid w:val="5745705F"/>
    <w:rsid w:val="574AA57E"/>
    <w:rsid w:val="5B8B7715"/>
    <w:rsid w:val="5BBDC5C8"/>
    <w:rsid w:val="5D9920E5"/>
    <w:rsid w:val="60E133F7"/>
    <w:rsid w:val="62FCBE01"/>
    <w:rsid w:val="63ACF87C"/>
    <w:rsid w:val="64E55ADB"/>
    <w:rsid w:val="656EDD87"/>
    <w:rsid w:val="68578831"/>
    <w:rsid w:val="6A8A081B"/>
    <w:rsid w:val="6BC21B7D"/>
    <w:rsid w:val="6D3B42C4"/>
    <w:rsid w:val="70627F9B"/>
    <w:rsid w:val="70706F01"/>
    <w:rsid w:val="710125B6"/>
    <w:rsid w:val="71379941"/>
    <w:rsid w:val="72E75E38"/>
    <w:rsid w:val="73D3A320"/>
    <w:rsid w:val="74101FE6"/>
    <w:rsid w:val="765B36D1"/>
    <w:rsid w:val="7799F7FB"/>
    <w:rsid w:val="779FBC8C"/>
    <w:rsid w:val="78C343C0"/>
    <w:rsid w:val="7A1E8380"/>
    <w:rsid w:val="7B5AD31F"/>
    <w:rsid w:val="7B68401B"/>
    <w:rsid w:val="7B6B6BC8"/>
    <w:rsid w:val="7E5968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2536"/>
  <w15:chartTrackingRefBased/>
  <w15:docId w15:val="{EBD96DBC-1273-4E93-90AA-91C39E39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1D9AB9B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471A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2621</TotalTime>
  <Pages>3</Pages>
  <Words>1504</Words>
  <Characters>8459</Characters>
  <Application>Microsoft Office Word</Application>
  <DocSecurity>0</DocSecurity>
  <Lines>124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Cortes Rodriguez</dc:creator>
  <cp:keywords/>
  <dc:description/>
  <cp:lastModifiedBy>Andrea Cossa</cp:lastModifiedBy>
  <cp:revision>279</cp:revision>
  <dcterms:created xsi:type="dcterms:W3CDTF">2026-08-12T15:50:00Z</dcterms:created>
  <dcterms:modified xsi:type="dcterms:W3CDTF">2026-09-24T16:08:00Z</dcterms:modified>
</cp:coreProperties>
</file>